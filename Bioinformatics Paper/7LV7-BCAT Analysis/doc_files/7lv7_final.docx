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87EB8" w:rsidRDefault="00C87EB8" w14:paraId="6A047FE0" w14:textId="77777777">
      <w:pPr>
        <w:pStyle w:val="IUCrarticletitle"/>
      </w:pPr>
      <w:r>
        <w:t xml:space="preserve">Crystal Structure of Branched-chain amino acid aminotransferase from </w:t>
      </w:r>
      <w:r>
        <w:rPr>
          <w:i/>
          <w:iCs/>
        </w:rPr>
        <w:t>Giardia lamblia</w:t>
      </w:r>
      <w:r>
        <w:t xml:space="preserve"> ATCC 50803 </w:t>
      </w:r>
    </w:p>
    <w:p w:rsidR="00C87EB8" w:rsidP="00C87EB8" w:rsidRDefault="00C87EB8" w14:paraId="30C01D81" w14:textId="12DFDAF8">
      <w:pPr>
        <w:spacing w:line="240" w:lineRule="auto"/>
      </w:pPr>
    </w:p>
    <w:p w:rsidR="00C87EB8" w:rsidP="00C87EB8" w:rsidRDefault="00C87EB8" w14:paraId="5538B514" w14:textId="0F88015A">
      <w:r>
        <w:rPr>
          <w:b/>
          <w:bCs/>
        </w:rPr>
        <w:t xml:space="preserve">Sahil </w:t>
      </w:r>
      <w:proofErr w:type="spellStart"/>
      <w:r>
        <w:rPr>
          <w:b/>
          <w:bCs/>
        </w:rPr>
        <w:t>Athalye</w:t>
      </w:r>
      <w:r>
        <w:rPr>
          <w:b/>
          <w:bCs/>
          <w:vertAlign w:val="superscript"/>
        </w:rPr>
        <w:t>a</w:t>
      </w:r>
      <w:proofErr w:type="spellEnd"/>
      <w:r>
        <w:rPr>
          <w:b/>
          <w:bCs/>
        </w:rPr>
        <w:t xml:space="preserve">, Sri </w:t>
      </w:r>
      <w:proofErr w:type="spellStart"/>
      <w:r>
        <w:rPr>
          <w:b/>
          <w:bCs/>
        </w:rPr>
        <w:t>Gadde</w:t>
      </w:r>
      <w:r>
        <w:rPr>
          <w:b/>
          <w:bCs/>
          <w:vertAlign w:val="superscript"/>
        </w:rPr>
        <w:t>a</w:t>
      </w:r>
      <w:proofErr w:type="spellEnd"/>
      <w:r>
        <w:rPr>
          <w:b/>
          <w:bCs/>
        </w:rPr>
        <w:t xml:space="preserve">, Jan </w:t>
      </w:r>
      <w:proofErr w:type="spellStart"/>
      <w:r>
        <w:rPr>
          <w:b/>
          <w:bCs/>
        </w:rPr>
        <w:t>Abendroth</w:t>
      </w:r>
      <w:r w:rsidR="002753B0">
        <w:rPr>
          <w:b/>
          <w:bCs/>
          <w:vertAlign w:val="superscript"/>
        </w:rPr>
        <w:t>cd</w:t>
      </w:r>
      <w:proofErr w:type="spellEnd"/>
      <w:r>
        <w:rPr>
          <w:b/>
          <w:bCs/>
        </w:rPr>
        <w:t xml:space="preserve">, Donald D. </w:t>
      </w:r>
      <w:proofErr w:type="spellStart"/>
      <w:r>
        <w:rPr>
          <w:b/>
          <w:bCs/>
        </w:rPr>
        <w:t>Lorimer</w:t>
      </w:r>
      <w:r>
        <w:rPr>
          <w:b/>
          <w:bCs/>
          <w:vertAlign w:val="superscript"/>
        </w:rPr>
        <w:t>c</w:t>
      </w:r>
      <w:r w:rsidR="002753B0">
        <w:rPr>
          <w:b/>
          <w:bCs/>
          <w:vertAlign w:val="superscript"/>
        </w:rPr>
        <w:t>d</w:t>
      </w:r>
      <w:proofErr w:type="spellEnd"/>
      <w:r>
        <w:rPr>
          <w:b/>
          <w:bCs/>
        </w:rPr>
        <w:t xml:space="preserve">, Peter S. </w:t>
      </w:r>
      <w:proofErr w:type="spellStart"/>
      <w:r>
        <w:rPr>
          <w:b/>
          <w:bCs/>
        </w:rPr>
        <w:t>Horanyi</w:t>
      </w:r>
      <w:r>
        <w:rPr>
          <w:b/>
          <w:bCs/>
          <w:vertAlign w:val="superscript"/>
        </w:rPr>
        <w:t>c</w:t>
      </w:r>
      <w:r w:rsidR="002753B0">
        <w:rPr>
          <w:b/>
          <w:bCs/>
          <w:vertAlign w:val="superscript"/>
        </w:rPr>
        <w:t>d</w:t>
      </w:r>
      <w:proofErr w:type="spellEnd"/>
      <w:r>
        <w:rPr>
          <w:b/>
          <w:bCs/>
        </w:rPr>
        <w:t xml:space="preserve">, Thomas </w:t>
      </w:r>
      <w:proofErr w:type="spellStart"/>
      <w:r>
        <w:rPr>
          <w:b/>
          <w:bCs/>
        </w:rPr>
        <w:t>Edwards</w:t>
      </w:r>
      <w:r>
        <w:rPr>
          <w:b/>
          <w:bCs/>
          <w:vertAlign w:val="superscript"/>
        </w:rPr>
        <w:t>c</w:t>
      </w:r>
      <w:r w:rsidR="002753B0">
        <w:rPr>
          <w:b/>
          <w:bCs/>
          <w:vertAlign w:val="superscript"/>
        </w:rPr>
        <w:t>d</w:t>
      </w:r>
      <w:proofErr w:type="spellEnd"/>
      <w:r>
        <w:rPr>
          <w:b/>
          <w:bCs/>
        </w:rPr>
        <w:t xml:space="preserve">, Peter J. </w:t>
      </w:r>
      <w:proofErr w:type="spellStart"/>
      <w:r>
        <w:rPr>
          <w:b/>
          <w:bCs/>
        </w:rPr>
        <w:t>Myler</w:t>
      </w:r>
      <w:r w:rsidRPr="002753B0" w:rsidR="002753B0">
        <w:rPr>
          <w:b/>
          <w:bCs/>
          <w:vertAlign w:val="superscript"/>
        </w:rPr>
        <w:t>b</w:t>
      </w:r>
      <w:r>
        <w:rPr>
          <w:b/>
          <w:bCs/>
          <w:vertAlign w:val="superscript"/>
        </w:rPr>
        <w:t>d</w:t>
      </w:r>
      <w:proofErr w:type="spellEnd"/>
      <w:r>
        <w:rPr>
          <w:b/>
          <w:bCs/>
        </w:rPr>
        <w:t xml:space="preserve"> and Craig L. </w:t>
      </w:r>
      <w:proofErr w:type="spellStart"/>
      <w:r>
        <w:rPr>
          <w:b/>
          <w:bCs/>
        </w:rPr>
        <w:t>Smith</w:t>
      </w:r>
      <w:r w:rsidR="002753B0">
        <w:rPr>
          <w:b/>
          <w:bCs/>
          <w:vertAlign w:val="superscript"/>
        </w:rPr>
        <w:t>ad</w:t>
      </w:r>
      <w:proofErr w:type="spellEnd"/>
      <w:r>
        <w:rPr>
          <w:b/>
          <w:bCs/>
        </w:rPr>
        <w:t>*</w:t>
      </w:r>
    </w:p>
    <w:p w:rsidR="00C87EB8" w:rsidP="00C87EB8" w:rsidRDefault="002753B0" w14:paraId="7B87AA96" w14:textId="17D44695">
      <w:proofErr w:type="spellStart"/>
      <w:r>
        <w:rPr>
          <w:vertAlign w:val="superscript"/>
        </w:rPr>
        <w:t>a</w:t>
      </w:r>
      <w:r>
        <w:t>Department</w:t>
      </w:r>
      <w:proofErr w:type="spellEnd"/>
      <w:r>
        <w:t xml:space="preserve"> of Biology, Washington University in St. Louis, St. Louis, MO, 63114, United States</w:t>
      </w:r>
      <w:r>
        <w:br/>
      </w:r>
      <w:proofErr w:type="spellStart"/>
      <w:r w:rsidR="00C87EB8">
        <w:rPr>
          <w:vertAlign w:val="superscript"/>
        </w:rPr>
        <w:t>b</w:t>
      </w:r>
      <w:r w:rsidR="00C87EB8">
        <w:t>Departments</w:t>
      </w:r>
      <w:proofErr w:type="spellEnd"/>
      <w:r w:rsidR="00C87EB8">
        <w:t xml:space="preserve"> of </w:t>
      </w:r>
      <w:proofErr w:type="spellStart"/>
      <w:r w:rsidR="00C87EB8">
        <w:t>Pediatrics</w:t>
      </w:r>
      <w:proofErr w:type="spellEnd"/>
      <w:r w:rsidR="00C87EB8">
        <w:t>, Global Health, and Biomedical Informatics &amp; Medical Education, University of Washington, Seattle, WA, USA</w:t>
      </w:r>
      <w:r w:rsidR="00C87EB8">
        <w:br/>
      </w:r>
      <w:r w:rsidR="00C87EB8">
        <w:rPr>
          <w:vertAlign w:val="superscript"/>
        </w:rPr>
        <w:t>c</w:t>
      </w:r>
      <w:r w:rsidR="00C87EB8">
        <w:t>Beryllium, 7869 NE Day Road West, Bainbridge Island, WA, 98102, USA</w:t>
      </w:r>
      <w:r w:rsidR="00C87EB8">
        <w:br/>
      </w:r>
      <w:r w:rsidR="00C87EB8">
        <w:rPr>
          <w:vertAlign w:val="superscript"/>
        </w:rPr>
        <w:t>d</w:t>
      </w:r>
      <w:r w:rsidR="00C87EB8">
        <w:t>Seattle Structural Genomics Center for Infectious Disease (SSGCID), Seattle, WA, USA</w:t>
      </w:r>
      <w:r w:rsidR="00C87EB8">
        <w:br/>
      </w:r>
    </w:p>
    <w:p w:rsidR="00C87EB8" w:rsidP="00C87EB8" w:rsidRDefault="00C87EB8" w14:paraId="1EA83308" w14:textId="77777777">
      <w:r>
        <w:t>Correspondence email: csmith22@wustl.edu</w:t>
      </w:r>
    </w:p>
    <w:p w:rsidR="00C87EB8" w:rsidP="00C87EB8" w:rsidRDefault="00C87EB8" w14:paraId="253BE6CA" w14:textId="5914ED48">
      <w:pPr>
        <w:pStyle w:val="IUCrbodytext"/>
      </w:pPr>
    </w:p>
    <w:p w:rsidR="00C87EB8" w:rsidP="7464F5F9" w:rsidRDefault="00C87EB8" w14:paraId="23C283EF" w14:textId="6CB34D59">
      <w:pPr>
        <w:pStyle w:val="IUCrsynopsis"/>
        <w:numPr>
          <w:ilvl w:val="0"/>
          <w:numId w:val="42"/>
        </w:numPr>
        <w:textAlignment w:val="auto"/>
        <w:rPr>
          <w:rFonts w:ascii="Times New Roman" w:hAnsi="Times New Roman" w:eastAsia="Times New Roman" w:cs="Times New Roman"/>
          <w:b w:val="0"/>
          <w:bCs w:val="0"/>
          <w:i w:val="0"/>
          <w:iCs w:val="0"/>
          <w:strike w:val="0"/>
          <w:dstrike w:val="0"/>
          <w:noProof w:val="0"/>
          <w:color w:val="080808"/>
          <w:sz w:val="24"/>
          <w:szCs w:val="24"/>
          <w:u w:val="none"/>
          <w:lang w:val="en-GB"/>
        </w:rPr>
      </w:pPr>
      <w:r w:rsidR="7464F5F9">
        <w:rPr/>
        <w:t xml:space="preserve">The crystal structure of branched chain amino acid aminotransferase from </w:t>
      </w:r>
      <w:r w:rsidRPr="7464F5F9" w:rsidR="7464F5F9">
        <w:rPr>
          <w:rFonts w:ascii="Times New Roman" w:hAnsi="Times New Roman" w:eastAsia="Times New Roman" w:cs="Times New Roman"/>
          <w:i w:val="1"/>
          <w:iCs w:val="1"/>
          <w:noProof w:val="0"/>
          <w:color w:val="191919"/>
          <w:sz w:val="24"/>
          <w:szCs w:val="24"/>
          <w:lang w:val="en-GB"/>
        </w:rPr>
        <w:t xml:space="preserve">Giardia lamblia </w:t>
      </w:r>
      <w:r w:rsidRPr="7464F5F9" w:rsidR="7464F5F9">
        <w:rPr>
          <w:rFonts w:ascii="Times New Roman" w:hAnsi="Times New Roman" w:eastAsia="Times New Roman" w:cs="Times New Roman"/>
          <w:i w:val="0"/>
          <w:iCs w:val="0"/>
          <w:noProof w:val="0"/>
          <w:color w:val="191919"/>
          <w:sz w:val="24"/>
          <w:szCs w:val="24"/>
          <w:lang w:val="en-GB"/>
        </w:rPr>
        <w:t xml:space="preserve">bound to pyridoxal phosphate was determined at </w:t>
      </w:r>
      <w:r w:rsidRPr="7464F5F9" w:rsidR="7464F5F9">
        <w:rPr>
          <w:rFonts w:ascii="Times New Roman" w:hAnsi="Times New Roman" w:eastAsia="Times New Roman" w:cs="Times New Roman"/>
          <w:b w:val="0"/>
          <w:bCs w:val="0"/>
          <w:i w:val="0"/>
          <w:iCs w:val="0"/>
          <w:strike w:val="0"/>
          <w:dstrike w:val="0"/>
          <w:noProof w:val="0"/>
          <w:color w:val="080808"/>
          <w:sz w:val="24"/>
          <w:szCs w:val="24"/>
          <w:u w:val="none"/>
          <w:lang w:val="en-GB"/>
        </w:rPr>
        <w:t xml:space="preserve">2.10 </w:t>
      </w:r>
      <w:r w:rsidRPr="7464F5F9" w:rsidR="7464F5F9">
        <w:rPr>
          <w:rFonts w:ascii="Times New Roman" w:hAnsi="Times New Roman" w:eastAsia="Times New Roman" w:cs="Times New Roman"/>
          <w:b w:val="0"/>
          <w:bCs w:val="0"/>
          <w:i w:val="0"/>
          <w:iCs w:val="0"/>
          <w:strike w:val="0"/>
          <w:dstrike w:val="0"/>
          <w:noProof w:val="0"/>
          <w:color w:val="1F1F1F"/>
          <w:sz w:val="22"/>
          <w:szCs w:val="22"/>
          <w:u w:val="none"/>
          <w:lang w:val="en-GB"/>
        </w:rPr>
        <w:t>Å</w:t>
      </w:r>
      <w:r w:rsidRPr="7464F5F9" w:rsidR="7464F5F9">
        <w:rPr>
          <w:rFonts w:ascii="Times New Roman" w:hAnsi="Times New Roman" w:eastAsia="Times New Roman" w:cs="Times New Roman"/>
          <w:b w:val="0"/>
          <w:bCs w:val="0"/>
          <w:i w:val="0"/>
          <w:iCs w:val="0"/>
          <w:strike w:val="0"/>
          <w:dstrike w:val="0"/>
          <w:noProof w:val="0"/>
          <w:color w:val="080808"/>
          <w:sz w:val="24"/>
          <w:szCs w:val="24"/>
          <w:u w:val="none"/>
          <w:lang w:val="en-GB"/>
        </w:rPr>
        <w:t xml:space="preserve"> resolution.</w:t>
      </w:r>
    </w:p>
    <w:p w:rsidR="002753B0" w:rsidP="00C87EB8" w:rsidRDefault="002753B0" w14:paraId="2EAD14A2" w14:textId="77777777">
      <w:pPr>
        <w:pStyle w:val="IUCrabstract"/>
        <w:numPr>
          <w:ilvl w:val="0"/>
          <w:numId w:val="38"/>
        </w:numPr>
        <w:textAlignment w:val="auto"/>
        <w:rPr/>
      </w:pPr>
    </w:p>
    <w:p w:rsidR="5B06CDC9" w:rsidP="26286F84" w:rsidRDefault="5B06CDC9" w14:paraId="356EC5AE" w14:textId="554DC580">
      <w:pPr>
        <w:pStyle w:val="Normal"/>
        <w:suppressLineNumbers w:val="0"/>
        <w:bidi w:val="0"/>
        <w:spacing w:before="240" w:beforeAutospacing="off" w:after="640" w:afterAutospacing="off" w:line="360" w:lineRule="auto"/>
        <w:ind w:left="0" w:right="0" w:firstLine="720"/>
        <w:jc w:val="left"/>
        <w:rPr>
          <w:rFonts w:ascii="Times New Roman" w:hAnsi="Times New Roman" w:eastAsia="Times New Roman" w:cs="Times New Roman"/>
          <w:noProof w:val="0"/>
          <w:color w:val="000000" w:themeColor="text1" w:themeTint="FF" w:themeShade="FF"/>
          <w:sz w:val="24"/>
          <w:szCs w:val="24"/>
          <w:lang w:val="en-GB"/>
        </w:rPr>
      </w:pPr>
      <w:r w:rsidRPr="46550855" w:rsidR="46550855">
        <w:rPr>
          <w:rFonts w:ascii="Times New Roman" w:hAnsi="Times New Roman" w:eastAsia="Times New Roman" w:cs="Times New Roman"/>
          <w:b w:val="0"/>
          <w:bCs w:val="0"/>
          <w:i w:val="0"/>
          <w:iCs w:val="0"/>
          <w:strike w:val="0"/>
          <w:dstrike w:val="0"/>
          <w:noProof w:val="0"/>
          <w:color w:val="080808"/>
          <w:sz w:val="24"/>
          <w:szCs w:val="24"/>
          <w:u w:val="none"/>
          <w:lang w:val="en-GB"/>
        </w:rPr>
        <w:t xml:space="preserve">Giardiasis, caused by </w:t>
      </w:r>
      <w:r w:rsidRPr="46550855" w:rsidR="46550855">
        <w:rPr>
          <w:rFonts w:ascii="Times New Roman" w:hAnsi="Times New Roman" w:eastAsia="Times New Roman" w:cs="Times New Roman"/>
          <w:b w:val="0"/>
          <w:bCs w:val="0"/>
          <w:i w:val="1"/>
          <w:iCs w:val="1"/>
          <w:strike w:val="0"/>
          <w:dstrike w:val="0"/>
          <w:noProof w:val="0"/>
          <w:color w:val="191919"/>
          <w:sz w:val="24"/>
          <w:szCs w:val="24"/>
          <w:u w:val="none"/>
          <w:lang w:val="en-GB"/>
        </w:rPr>
        <w:t>Giardia lamblia,</w:t>
      </w:r>
      <w:r w:rsidRPr="46550855" w:rsidR="46550855">
        <w:rPr>
          <w:rFonts w:ascii="Times New Roman" w:hAnsi="Times New Roman" w:eastAsia="Times New Roman" w:cs="Times New Roman"/>
          <w:b w:val="0"/>
          <w:bCs w:val="0"/>
          <w:i w:val="0"/>
          <w:iCs w:val="0"/>
          <w:strike w:val="0"/>
          <w:dstrike w:val="0"/>
          <w:noProof w:val="0"/>
          <w:color w:val="080808"/>
          <w:sz w:val="24"/>
          <w:szCs w:val="24"/>
          <w:u w:val="none"/>
          <w:lang w:val="en-GB"/>
        </w:rPr>
        <w:t xml:space="preserve"> </w:t>
      </w:r>
      <w:r w:rsidRPr="46550855" w:rsidR="46550855">
        <w:rPr>
          <w:rFonts w:ascii="Times New Roman" w:hAnsi="Times New Roman" w:eastAsia="Times New Roman" w:cs="Times New Roman"/>
          <w:b w:val="0"/>
          <w:bCs w:val="0"/>
          <w:i w:val="0"/>
          <w:iCs w:val="0"/>
          <w:strike w:val="0"/>
          <w:dstrike w:val="0"/>
          <w:noProof w:val="0"/>
          <w:color w:val="202122"/>
          <w:sz w:val="24"/>
          <w:szCs w:val="24"/>
          <w:u w:val="none"/>
          <w:lang w:val="en-GB"/>
        </w:rPr>
        <w:t>a flagellated parasitic microorganism that inhabits the small intestine</w:t>
      </w:r>
      <w:r w:rsidRPr="46550855" w:rsidR="46550855">
        <w:rPr>
          <w:rFonts w:ascii="Times New Roman" w:hAnsi="Times New Roman" w:eastAsia="Times New Roman" w:cs="Times New Roman"/>
          <w:b w:val="0"/>
          <w:bCs w:val="0"/>
          <w:i w:val="0"/>
          <w:iCs w:val="0"/>
          <w:strike w:val="0"/>
          <w:dstrike w:val="0"/>
          <w:noProof w:val="0"/>
          <w:color w:val="080808"/>
          <w:sz w:val="24"/>
          <w:szCs w:val="24"/>
          <w:u w:val="none"/>
          <w:lang w:val="en-GB"/>
        </w:rPr>
        <w:t xml:space="preserve"> is one of the most prevalent causes of waterborne illness within the U.S. These parasites typically dwell in sparsely frequented bodies of water in the wild but can also be found in public water supplies in addition to pools, spas, and wells. Giardia infection is transmitted by contact between persons, food, or fluids. While antibiotics is a common blanket cure for giardiasis, risks such as antibiotic resistance and adverse side effects can present issues. Consequently, alternatives such as targeting a basic metabolic pathway could provide another feasible treatment for this disease. One potential target pathway might be an essential metabolic enzyme in </w:t>
      </w:r>
      <w:r w:rsidRPr="46550855" w:rsidR="46550855">
        <w:rPr>
          <w:rFonts w:ascii="Times New Roman" w:hAnsi="Times New Roman" w:eastAsia="Times New Roman" w:cs="Times New Roman"/>
          <w:b w:val="0"/>
          <w:bCs w:val="0"/>
          <w:i w:val="1"/>
          <w:iCs w:val="1"/>
          <w:strike w:val="0"/>
          <w:dstrike w:val="0"/>
          <w:noProof w:val="0"/>
          <w:color w:val="080808"/>
          <w:sz w:val="24"/>
          <w:szCs w:val="24"/>
          <w:u w:val="none"/>
          <w:lang w:val="en-GB"/>
        </w:rPr>
        <w:t>G. lamblia</w:t>
      </w:r>
      <w:r w:rsidRPr="46550855" w:rsidR="46550855">
        <w:rPr>
          <w:rFonts w:ascii="Times New Roman" w:hAnsi="Times New Roman" w:eastAsia="Times New Roman" w:cs="Times New Roman"/>
          <w:b w:val="0"/>
          <w:bCs w:val="0"/>
          <w:i w:val="0"/>
          <w:iCs w:val="0"/>
          <w:strike w:val="0"/>
          <w:dstrike w:val="0"/>
          <w:noProof w:val="0"/>
          <w:color w:val="080808"/>
          <w:sz w:val="24"/>
          <w:szCs w:val="24"/>
          <w:u w:val="none"/>
          <w:lang w:val="en-GB"/>
        </w:rPr>
        <w:t xml:space="preserve"> is </w:t>
      </w:r>
      <w:r w:rsidRPr="46550855" w:rsidR="46550855">
        <w:rPr>
          <w:rFonts w:ascii="Times New Roman" w:hAnsi="Times New Roman" w:eastAsia="Times New Roman" w:cs="Times New Roman"/>
          <w:b w:val="0"/>
          <w:bCs w:val="0"/>
          <w:i w:val="0"/>
          <w:iCs w:val="0"/>
          <w:strike w:val="0"/>
          <w:dstrike w:val="0"/>
          <w:noProof w:val="0"/>
          <w:color w:val="191919"/>
          <w:sz w:val="24"/>
          <w:szCs w:val="24"/>
          <w:u w:val="none"/>
          <w:lang w:val="en-GB"/>
        </w:rPr>
        <w:t xml:space="preserve">Branched-chain Amino Acid Aminotransferase (BCAT). BCAT </w:t>
      </w:r>
      <w:proofErr w:type="spellStart"/>
      <w:r w:rsidRPr="46550855" w:rsidR="46550855">
        <w:rPr>
          <w:rFonts w:ascii="Times New Roman" w:hAnsi="Times New Roman" w:eastAsia="Times New Roman" w:cs="Times New Roman"/>
          <w:b w:val="0"/>
          <w:bCs w:val="0"/>
          <w:i w:val="0"/>
          <w:iCs w:val="0"/>
          <w:strike w:val="0"/>
          <w:dstrike w:val="0"/>
          <w:noProof w:val="0"/>
          <w:color w:val="191919"/>
          <w:sz w:val="24"/>
          <w:szCs w:val="24"/>
          <w:u w:val="none"/>
          <w:lang w:val="en-GB"/>
        </w:rPr>
        <w:t>catalyzes</w:t>
      </w:r>
      <w:proofErr w:type="spellEnd"/>
      <w:r w:rsidRPr="46550855" w:rsidR="46550855">
        <w:rPr>
          <w:rFonts w:ascii="Times New Roman" w:hAnsi="Times New Roman" w:eastAsia="Times New Roman" w:cs="Times New Roman"/>
          <w:b w:val="0"/>
          <w:bCs w:val="0"/>
          <w:i w:val="0"/>
          <w:iCs w:val="0"/>
          <w:strike w:val="0"/>
          <w:dstrike w:val="0"/>
          <w:noProof w:val="0"/>
          <w:color w:val="191919"/>
          <w:sz w:val="24"/>
          <w:szCs w:val="24"/>
          <w:u w:val="none"/>
          <w:lang w:val="en-GB"/>
        </w:rPr>
        <w:t xml:space="preserve"> the first step of branched-chain amino acid catabolism, which corresponds to the synthesis and degradation of essential amino acids leucine, isoleucine and valine.</w:t>
      </w:r>
      <w:r w:rsidRPr="46550855" w:rsidR="4655085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GB"/>
        </w:rPr>
        <w:t xml:space="preserve"> </w:t>
      </w:r>
      <w:r w:rsidRPr="46550855" w:rsidR="46550855">
        <w:rPr>
          <w:rFonts w:ascii="Times New Roman" w:hAnsi="Times New Roman" w:eastAsia="Times New Roman" w:cs="Times New Roman"/>
          <w:b w:val="0"/>
          <w:bCs w:val="0"/>
          <w:i w:val="0"/>
          <w:iCs w:val="0"/>
          <w:strike w:val="0"/>
          <w:dstrike w:val="0"/>
          <w:noProof w:val="0"/>
          <w:color w:val="212121"/>
          <w:sz w:val="24"/>
          <w:szCs w:val="24"/>
          <w:u w:val="none"/>
          <w:lang w:val="en-GB"/>
        </w:rPr>
        <w:t xml:space="preserve">BCAT transfers an amino group from glutamate to the α-ketoacid of the respective amino acid in the biosynthesis of branched-chain amino acids along with the inverse of this process in amino acid catalysis (Castell, Mille, and </w:t>
      </w:r>
      <w:proofErr w:type="spellStart"/>
      <w:r w:rsidRPr="46550855" w:rsidR="46550855">
        <w:rPr>
          <w:rFonts w:ascii="Times New Roman" w:hAnsi="Times New Roman" w:eastAsia="Times New Roman" w:cs="Times New Roman"/>
          <w:b w:val="0"/>
          <w:bCs w:val="0"/>
          <w:i w:val="0"/>
          <w:iCs w:val="0"/>
          <w:strike w:val="0"/>
          <w:dstrike w:val="0"/>
          <w:noProof w:val="0"/>
          <w:color w:val="212121"/>
          <w:sz w:val="24"/>
          <w:szCs w:val="24"/>
          <w:u w:val="none"/>
          <w:lang w:val="en-GB"/>
        </w:rPr>
        <w:t>Unge</w:t>
      </w:r>
      <w:proofErr w:type="spellEnd"/>
      <w:r w:rsidRPr="46550855" w:rsidR="46550855">
        <w:rPr>
          <w:rFonts w:ascii="Times New Roman" w:hAnsi="Times New Roman" w:eastAsia="Times New Roman" w:cs="Times New Roman"/>
          <w:b w:val="0"/>
          <w:bCs w:val="0"/>
          <w:i w:val="0"/>
          <w:iCs w:val="0"/>
          <w:strike w:val="0"/>
          <w:dstrike w:val="0"/>
          <w:noProof w:val="0"/>
          <w:color w:val="212121"/>
          <w:sz w:val="24"/>
          <w:szCs w:val="24"/>
          <w:u w:val="none"/>
          <w:lang w:val="en-GB"/>
        </w:rPr>
        <w:t xml:space="preserve"> 2009). Crystallization of the BCAT structure</w:t>
      </w:r>
      <w:r w:rsidRPr="46550855" w:rsidR="46550855">
        <w:rPr>
          <w:rFonts w:ascii="Times New Roman" w:hAnsi="Times New Roman" w:eastAsia="Times New Roman" w:cs="Times New Roman"/>
          <w:b w:val="0"/>
          <w:bCs w:val="0"/>
          <w:i w:val="0"/>
          <w:iCs w:val="0"/>
          <w:strike w:val="0"/>
          <w:dstrike w:val="0"/>
          <w:noProof w:val="0"/>
          <w:color w:val="191919"/>
          <w:sz w:val="24"/>
          <w:szCs w:val="24"/>
          <w:u w:val="none"/>
          <w:lang w:val="en-GB"/>
        </w:rPr>
        <w:t xml:space="preserve"> from </w:t>
      </w:r>
      <w:r w:rsidRPr="46550855" w:rsidR="46550855">
        <w:rPr>
          <w:rFonts w:ascii="Times New Roman" w:hAnsi="Times New Roman" w:eastAsia="Times New Roman" w:cs="Times New Roman"/>
          <w:b w:val="0"/>
          <w:bCs w:val="0"/>
          <w:i w:val="1"/>
          <w:iCs w:val="1"/>
          <w:strike w:val="0"/>
          <w:dstrike w:val="0"/>
          <w:noProof w:val="0"/>
          <w:color w:val="080808"/>
          <w:sz w:val="24"/>
          <w:szCs w:val="24"/>
          <w:u w:val="none"/>
          <w:lang w:val="en-GB"/>
        </w:rPr>
        <w:t>G. lamblia</w:t>
      </w:r>
      <w:r w:rsidRPr="46550855" w:rsidR="46550855">
        <w:rPr>
          <w:rFonts w:ascii="Times New Roman" w:hAnsi="Times New Roman" w:eastAsia="Times New Roman" w:cs="Times New Roman"/>
          <w:b w:val="0"/>
          <w:bCs w:val="0"/>
          <w:i w:val="0"/>
          <w:iCs w:val="0"/>
          <w:strike w:val="0"/>
          <w:dstrike w:val="0"/>
          <w:noProof w:val="0"/>
          <w:color w:val="191919"/>
          <w:sz w:val="24"/>
          <w:szCs w:val="24"/>
          <w:u w:val="none"/>
          <w:lang w:val="en-GB"/>
        </w:rPr>
        <w:t xml:space="preserve"> confirmed that this protein had </w:t>
      </w:r>
      <w:proofErr w:type="spellStart"/>
      <w:r w:rsidRPr="46550855" w:rsidR="46550855">
        <w:rPr>
          <w:rFonts w:ascii="Times New Roman" w:hAnsi="Times New Roman" w:eastAsia="Times New Roman" w:cs="Times New Roman"/>
          <w:b w:val="0"/>
          <w:bCs w:val="0"/>
          <w:i w:val="0"/>
          <w:iCs w:val="0"/>
          <w:strike w:val="0"/>
          <w:dstrike w:val="0"/>
          <w:noProof w:val="0"/>
          <w:color w:val="191919"/>
          <w:sz w:val="24"/>
          <w:szCs w:val="24"/>
          <w:u w:val="none"/>
          <w:lang w:val="en-GB"/>
        </w:rPr>
        <w:t>homodimeric</w:t>
      </w:r>
      <w:proofErr w:type="spellEnd"/>
      <w:r w:rsidRPr="46550855" w:rsidR="46550855">
        <w:rPr>
          <w:rFonts w:ascii="Times New Roman" w:hAnsi="Times New Roman" w:eastAsia="Times New Roman" w:cs="Times New Roman"/>
          <w:b w:val="0"/>
          <w:bCs w:val="0"/>
          <w:i w:val="0"/>
          <w:iCs w:val="0"/>
          <w:strike w:val="0"/>
          <w:dstrike w:val="0"/>
          <w:noProof w:val="0"/>
          <w:color w:val="191919"/>
          <w:sz w:val="24"/>
          <w:szCs w:val="24"/>
          <w:u w:val="none"/>
          <w:lang w:val="en-GB"/>
        </w:rPr>
        <w:t xml:space="preserve"> oligomerization.  </w:t>
      </w:r>
      <w:r w:rsidRPr="46550855" w:rsidR="46550855">
        <w:rPr>
          <w:rFonts w:ascii="Times New Roman" w:hAnsi="Times New Roman" w:eastAsia="Times New Roman" w:cs="Times New Roman"/>
          <w:b w:val="0"/>
          <w:bCs w:val="0"/>
          <w:i w:val="0"/>
          <w:iCs w:val="0"/>
          <w:strike w:val="0"/>
          <w:dstrike w:val="0"/>
          <w:noProof w:val="0"/>
          <w:color w:val="080808"/>
          <w:sz w:val="24"/>
          <w:szCs w:val="24"/>
          <w:u w:val="none"/>
          <w:lang w:val="en-GB"/>
        </w:rPr>
        <w:t>After the homologs were identified</w:t>
      </w:r>
      <w:r w:rsidRPr="46550855" w:rsidR="46550855">
        <w:rPr>
          <w:rFonts w:ascii="Times New Roman" w:hAnsi="Times New Roman" w:eastAsia="Times New Roman" w:cs="Times New Roman"/>
          <w:b w:val="0"/>
          <w:bCs w:val="0"/>
          <w:i w:val="0"/>
          <w:iCs w:val="0"/>
          <w:strike w:val="0"/>
          <w:dstrike w:val="0"/>
          <w:noProof w:val="0"/>
          <w:color w:val="191919"/>
          <w:sz w:val="24"/>
          <w:szCs w:val="24"/>
          <w:u w:val="none"/>
          <w:lang w:val="en-GB"/>
        </w:rPr>
        <w:t xml:space="preserve">, the </w:t>
      </w:r>
      <w:r w:rsidRPr="46550855" w:rsidR="46550855">
        <w:rPr>
          <w:rFonts w:ascii="Times New Roman" w:hAnsi="Times New Roman" w:eastAsia="Times New Roman" w:cs="Times New Roman"/>
          <w:b w:val="0"/>
          <w:bCs w:val="0"/>
          <w:i w:val="1"/>
          <w:iCs w:val="1"/>
          <w:strike w:val="0"/>
          <w:dstrike w:val="0"/>
          <w:noProof w:val="0"/>
          <w:color w:val="191919"/>
          <w:sz w:val="24"/>
          <w:szCs w:val="24"/>
          <w:u w:val="none"/>
          <w:lang w:val="en-GB"/>
        </w:rPr>
        <w:t xml:space="preserve">G. lamblia </w:t>
      </w:r>
      <w:r w:rsidRPr="46550855" w:rsidR="46550855">
        <w:rPr>
          <w:rFonts w:ascii="Times New Roman" w:hAnsi="Times New Roman" w:eastAsia="Times New Roman" w:cs="Times New Roman"/>
          <w:b w:val="0"/>
          <w:bCs w:val="0"/>
          <w:i w:val="0"/>
          <w:iCs w:val="0"/>
          <w:strike w:val="0"/>
          <w:dstrike w:val="0"/>
          <w:noProof w:val="0"/>
          <w:color w:val="191919"/>
          <w:sz w:val="24"/>
          <w:szCs w:val="24"/>
          <w:u w:val="none"/>
          <w:lang w:val="en-GB"/>
        </w:rPr>
        <w:t>BCAT was structurally aligned with the homologs, and a high level of conservation and structural similarity was shown between the BCATS, especially around the active site.</w:t>
      </w:r>
      <w:r w:rsidRPr="46550855" w:rsidR="46550855">
        <w:rPr>
          <w:rFonts w:ascii="Times New Roman" w:hAnsi="Times New Roman" w:eastAsia="Times New Roman" w:cs="Times New Roman"/>
          <w:b w:val="0"/>
          <w:bCs w:val="0"/>
          <w:i w:val="0"/>
          <w:iCs w:val="0"/>
          <w:strike w:val="0"/>
          <w:dstrike w:val="0"/>
          <w:noProof w:val="0"/>
          <w:color w:val="212121"/>
          <w:sz w:val="24"/>
          <w:szCs w:val="24"/>
          <w:u w:val="none"/>
          <w:lang w:val="en-GB"/>
        </w:rPr>
        <w:t xml:space="preserve"> </w:t>
      </w:r>
      <w:r w:rsidRPr="46550855" w:rsidR="46550855">
        <w:rPr>
          <w:rFonts w:ascii="Times New Roman" w:hAnsi="Times New Roman" w:eastAsia="Times New Roman" w:cs="Times New Roman"/>
          <w:noProof w:val="0"/>
          <w:color w:val="000000" w:themeColor="text1" w:themeTint="FF" w:themeShade="FF"/>
          <w:sz w:val="24"/>
          <w:szCs w:val="24"/>
          <w:lang w:val="en-GB"/>
        </w:rPr>
        <w:t xml:space="preserve">Better understanding BCAT's role in </w:t>
      </w:r>
      <w:r w:rsidRPr="46550855" w:rsidR="46550855">
        <w:rPr>
          <w:rFonts w:ascii="Times New Roman" w:hAnsi="Times New Roman" w:eastAsia="Times New Roman" w:cs="Times New Roman"/>
          <w:i w:val="1"/>
          <w:iCs w:val="1"/>
          <w:noProof w:val="0"/>
          <w:color w:val="000000" w:themeColor="text1" w:themeTint="FF" w:themeShade="FF"/>
          <w:sz w:val="24"/>
          <w:szCs w:val="24"/>
          <w:lang w:val="en-GB"/>
        </w:rPr>
        <w:t>G. lamblia</w:t>
      </w:r>
      <w:r w:rsidRPr="46550855" w:rsidR="46550855">
        <w:rPr>
          <w:rFonts w:ascii="Times New Roman" w:hAnsi="Times New Roman" w:eastAsia="Times New Roman" w:cs="Times New Roman"/>
          <w:noProof w:val="0"/>
          <w:color w:val="000000" w:themeColor="text1" w:themeTint="FF" w:themeShade="FF"/>
          <w:sz w:val="24"/>
          <w:szCs w:val="24"/>
          <w:lang w:val="en-GB"/>
        </w:rPr>
        <w:t xml:space="preserve"> may help curb its activity, reducing waterborne illness in the US.</w:t>
      </w:r>
    </w:p>
    <w:p w:rsidR="5B06CDC9" w:rsidRDefault="5B06CDC9" w14:paraId="61B61090" w14:textId="23FC5E1C"/>
    <w:p w:rsidR="5B06CDC9" w:rsidP="5B06CDC9" w:rsidRDefault="5B06CDC9" w14:paraId="496FAF96" w14:textId="4FD37F72">
      <w:pPr>
        <w:pStyle w:val="Normal"/>
      </w:pPr>
    </w:p>
    <w:p w:rsidR="00C87EB8" w:rsidP="00C87EB8" w:rsidRDefault="00C87EB8" w14:paraId="1B21E640" w14:textId="77777777">
      <w:pPr>
        <w:pStyle w:val="IUCrkeywords"/>
        <w:numPr>
          <w:ilvl w:val="0"/>
          <w:numId w:val="39"/>
        </w:numPr>
      </w:pPr>
      <w:proofErr w:type="spellStart"/>
      <w:r>
        <w:t>ssgcid</w:t>
      </w:r>
      <w:proofErr w:type="spellEnd"/>
      <w:r>
        <w:t xml:space="preserve">, Branched-chain amino acid aminotransferase, lateral transfer candidate, </w:t>
      </w:r>
      <w:r>
        <w:rPr>
          <w:i/>
          <w:iCs/>
        </w:rPr>
        <w:t>Giardia lamblia</w:t>
      </w:r>
      <w:r>
        <w:t xml:space="preserve">, </w:t>
      </w:r>
      <w:r>
        <w:rPr>
          <w:i/>
          <w:iCs/>
        </w:rPr>
        <w:t>Giardia intestinalis</w:t>
      </w:r>
      <w:r>
        <w:t xml:space="preserve">, pyridoxal 5'-phosphate, Structural Genomics, Seattle Structural Genomics </w:t>
      </w:r>
      <w:proofErr w:type="spellStart"/>
      <w:r>
        <w:t>Center</w:t>
      </w:r>
      <w:proofErr w:type="spellEnd"/>
      <w:r>
        <w:t xml:space="preserve"> for Infectious Disease, </w:t>
      </w:r>
      <w:proofErr w:type="gramStart"/>
      <w:r>
        <w:t>transferase</w:t>
      </w:r>
      <w:proofErr w:type="gramEnd"/>
    </w:p>
    <w:p w:rsidR="00C87EB8" w:rsidRDefault="00C87EB8" w14:paraId="7E8AE59C" w14:textId="77777777">
      <w:pPr>
        <w:pStyle w:val="IUCrbodytext"/>
      </w:pPr>
    </w:p>
    <w:p w:rsidR="00C87EB8" w:rsidP="00C87EB8" w:rsidRDefault="00C87EB8" w14:paraId="31979300" w14:textId="026463D0">
      <w:pPr>
        <w:pStyle w:val="IUCrheading1"/>
        <w:numPr>
          <w:ilvl w:val="0"/>
          <w:numId w:val="33"/>
        </w:numPr>
        <w:textAlignment w:val="auto"/>
        <w:rPr/>
      </w:pPr>
      <w:r w:rsidR="26286F84">
        <w:rPr/>
        <w:t>Introduction</w:t>
      </w:r>
    </w:p>
    <w:p w:rsidR="26286F84" w:rsidP="26286F84" w:rsidRDefault="26286F84" w14:paraId="0FE9B5CE" w14:textId="7BEB2E3F">
      <w:pPr>
        <w:pStyle w:val="Normal"/>
        <w:suppressLineNumbers w:val="0"/>
        <w:bidi w:val="0"/>
        <w:spacing w:before="0" w:beforeAutospacing="off" w:after="0" w:afterAutospacing="off" w:line="360" w:lineRule="auto"/>
        <w:ind w:left="0" w:right="0" w:firstLine="720"/>
        <w:jc w:val="left"/>
      </w:pPr>
      <w:r w:rsidRPr="26286F84" w:rsidR="26286F8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GB"/>
        </w:rPr>
        <w:t>Every year, roughly 200 million people are infected and 500,000 deaths are caused by Giardiasis. These rates of infection differ by country and can range between 2 - 30%, depending on how developed the country is (</w:t>
      </w:r>
      <w:proofErr w:type="spellStart"/>
      <w:r w:rsidRPr="26286F84" w:rsidR="26286F8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GB"/>
        </w:rPr>
        <w:t>Hajare</w:t>
      </w:r>
      <w:proofErr w:type="spellEnd"/>
      <w:r w:rsidRPr="26286F84" w:rsidR="26286F8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GB"/>
        </w:rPr>
        <w:t xml:space="preserve">, </w:t>
      </w:r>
      <w:proofErr w:type="spellStart"/>
      <w:r w:rsidRPr="26286F84" w:rsidR="26286F8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GB"/>
        </w:rPr>
        <w:t>Chekol</w:t>
      </w:r>
      <w:proofErr w:type="spellEnd"/>
      <w:r w:rsidRPr="26286F84" w:rsidR="26286F8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GB"/>
        </w:rPr>
        <w:t xml:space="preserve">, Chauhan, 2022). Giardiasis is caused by </w:t>
      </w:r>
      <w:r w:rsidRPr="26286F84" w:rsidR="26286F84">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en-GB"/>
        </w:rPr>
        <w:t xml:space="preserve">Giardia lamblia, </w:t>
      </w:r>
      <w:r w:rsidRPr="26286F84" w:rsidR="26286F8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GB"/>
        </w:rPr>
        <w:t xml:space="preserve">a flagellated parasitic microorganism found commonly in food, soil and other surfaces contaminated by the </w:t>
      </w:r>
      <w:proofErr w:type="spellStart"/>
      <w:r w:rsidRPr="26286F84" w:rsidR="26286F8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GB"/>
        </w:rPr>
        <w:t>feces</w:t>
      </w:r>
      <w:proofErr w:type="spellEnd"/>
      <w:r w:rsidRPr="26286F84" w:rsidR="26286F8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GB"/>
        </w:rPr>
        <w:t xml:space="preserve"> of already infected animals and humans, but the most common source of infection is the swallowing of contaminated water (CDC, 2022). </w:t>
      </w:r>
      <w:r w:rsidRPr="26286F84" w:rsidR="26286F84">
        <w:rPr>
          <w:rFonts w:ascii="Times New Roman" w:hAnsi="Times New Roman" w:eastAsia="Times New Roman" w:cs="Times New Roman"/>
          <w:b w:val="0"/>
          <w:bCs w:val="0"/>
          <w:i w:val="1"/>
          <w:iCs w:val="1"/>
          <w:strike w:val="0"/>
          <w:dstrike w:val="0"/>
          <w:noProof w:val="0"/>
          <w:color w:val="080808"/>
          <w:sz w:val="24"/>
          <w:szCs w:val="24"/>
          <w:u w:val="none"/>
          <w:lang w:val="en-GB"/>
        </w:rPr>
        <w:t xml:space="preserve">G. lamblia </w:t>
      </w:r>
      <w:r w:rsidRPr="26286F84" w:rsidR="26286F84">
        <w:rPr>
          <w:rFonts w:ascii="Times New Roman" w:hAnsi="Times New Roman" w:eastAsia="Times New Roman" w:cs="Times New Roman"/>
          <w:b w:val="0"/>
          <w:bCs w:val="0"/>
          <w:i w:val="0"/>
          <w:iCs w:val="0"/>
          <w:strike w:val="0"/>
          <w:dstrike w:val="0"/>
          <w:noProof w:val="0"/>
          <w:color w:val="080808"/>
          <w:sz w:val="24"/>
          <w:szCs w:val="24"/>
          <w:u w:val="none"/>
          <w:lang w:val="en-GB"/>
        </w:rPr>
        <w:t xml:space="preserve">primarily exists in two forms, trophozoites and cysts, essentially its active and dormant forms, respectively </w:t>
      </w:r>
      <w:r w:rsidRPr="26286F84" w:rsidR="26286F84">
        <w:rPr>
          <w:rFonts w:ascii="Times New Roman" w:hAnsi="Times New Roman" w:eastAsia="Times New Roman" w:cs="Times New Roman"/>
          <w:b w:val="0"/>
          <w:bCs w:val="0"/>
          <w:i w:val="0"/>
          <w:iCs w:val="0"/>
          <w:strike w:val="0"/>
          <w:dstrike w:val="0"/>
          <w:noProof w:val="0"/>
          <w:color w:val="212121"/>
          <w:sz w:val="24"/>
          <w:szCs w:val="24"/>
          <w:u w:val="none"/>
          <w:lang w:val="en-GB"/>
        </w:rPr>
        <w:t>(Adam 2001)</w:t>
      </w:r>
      <w:r w:rsidRPr="26286F84" w:rsidR="26286F84">
        <w:rPr>
          <w:rFonts w:ascii="Times New Roman" w:hAnsi="Times New Roman" w:eastAsia="Times New Roman" w:cs="Times New Roman"/>
          <w:b w:val="0"/>
          <w:bCs w:val="0"/>
          <w:i w:val="0"/>
          <w:iCs w:val="0"/>
          <w:strike w:val="0"/>
          <w:dstrike w:val="0"/>
          <w:noProof w:val="0"/>
          <w:color w:val="080808"/>
          <w:sz w:val="24"/>
          <w:szCs w:val="24"/>
          <w:u w:val="none"/>
          <w:lang w:val="en-GB"/>
        </w:rPr>
        <w:t xml:space="preserve">. </w:t>
      </w:r>
      <w:r w:rsidRPr="26286F84" w:rsidR="26286F84">
        <w:rPr>
          <w:rFonts w:ascii="Times New Roman" w:hAnsi="Times New Roman" w:eastAsia="Times New Roman" w:cs="Times New Roman"/>
          <w:b w:val="0"/>
          <w:bCs w:val="0"/>
          <w:i w:val="0"/>
          <w:iCs w:val="0"/>
          <w:strike w:val="0"/>
          <w:dstrike w:val="0"/>
          <w:noProof w:val="0"/>
          <w:color w:val="212121"/>
          <w:sz w:val="24"/>
          <w:szCs w:val="24"/>
          <w:u w:val="none"/>
          <w:lang w:val="en-GB"/>
        </w:rPr>
        <w:t xml:space="preserve">A host is infected when a </w:t>
      </w:r>
      <w:r w:rsidRPr="26286F84" w:rsidR="26286F84">
        <w:rPr>
          <w:rFonts w:ascii="Times New Roman" w:hAnsi="Times New Roman" w:eastAsia="Times New Roman" w:cs="Times New Roman"/>
          <w:b w:val="0"/>
          <w:bCs w:val="0"/>
          <w:i w:val="1"/>
          <w:iCs w:val="1"/>
          <w:strike w:val="0"/>
          <w:dstrike w:val="0"/>
          <w:noProof w:val="0"/>
          <w:color w:val="080808"/>
          <w:sz w:val="24"/>
          <w:szCs w:val="24"/>
          <w:u w:val="none"/>
          <w:lang w:val="en-GB"/>
        </w:rPr>
        <w:t>G. lamblia</w:t>
      </w:r>
      <w:r w:rsidRPr="26286F84" w:rsidR="26286F84">
        <w:rPr>
          <w:rFonts w:ascii="Times New Roman" w:hAnsi="Times New Roman" w:eastAsia="Times New Roman" w:cs="Times New Roman"/>
          <w:b w:val="0"/>
          <w:bCs w:val="0"/>
          <w:i w:val="0"/>
          <w:iCs w:val="0"/>
          <w:strike w:val="0"/>
          <w:dstrike w:val="0"/>
          <w:noProof w:val="0"/>
          <w:color w:val="212121"/>
          <w:sz w:val="24"/>
          <w:szCs w:val="24"/>
          <w:u w:val="none"/>
          <w:lang w:val="en-GB"/>
        </w:rPr>
        <w:t xml:space="preserve"> cyst is ingested. Once the dormant cyst reaches the acidic environment of a stomach, it may excyst into trophozoites and inhabit the small intestine (Adam 2001). These trophozoites then multiply in the small intestine, inhibiting absorption of nutrients and causing diarrhea.</w:t>
      </w:r>
    </w:p>
    <w:p w:rsidR="5AD809DF" w:rsidP="26286F84" w:rsidRDefault="5AD809DF" w14:paraId="72693544" w14:textId="5786A44F">
      <w:pPr>
        <w:pStyle w:val="Normal"/>
        <w:suppressLineNumbers w:val="0"/>
        <w:bidi w:val="0"/>
        <w:spacing w:before="240" w:beforeAutospacing="off" w:after="640" w:afterAutospacing="off" w:line="360" w:lineRule="auto"/>
        <w:ind w:left="0" w:right="0" w:firstLine="720"/>
        <w:jc w:val="left"/>
        <w:rPr>
          <w:rFonts w:ascii="Times New Roman" w:hAnsi="Times New Roman" w:eastAsia="Times New Roman" w:cs="Times New Roman"/>
          <w:b w:val="0"/>
          <w:bCs w:val="0"/>
          <w:i w:val="0"/>
          <w:iCs w:val="0"/>
          <w:strike w:val="0"/>
          <w:dstrike w:val="0"/>
          <w:noProof w:val="0"/>
          <w:color w:val="080808"/>
          <w:sz w:val="24"/>
          <w:szCs w:val="24"/>
          <w:u w:val="none"/>
          <w:lang w:val="en-GB"/>
        </w:rPr>
      </w:pPr>
      <w:r w:rsidRPr="26286F84" w:rsidR="26286F84">
        <w:rPr>
          <w:rFonts w:ascii="Times New Roman" w:hAnsi="Times New Roman" w:eastAsia="Times New Roman" w:cs="Times New Roman"/>
          <w:b w:val="0"/>
          <w:bCs w:val="0"/>
          <w:i w:val="0"/>
          <w:iCs w:val="0"/>
          <w:strike w:val="0"/>
          <w:dstrike w:val="0"/>
          <w:noProof w:val="0"/>
          <w:color w:val="080808"/>
          <w:sz w:val="24"/>
          <w:szCs w:val="24"/>
          <w:u w:val="none"/>
          <w:lang w:val="en-GB"/>
        </w:rPr>
        <w:t xml:space="preserve">An opportunity to target the BCATs of </w:t>
      </w:r>
      <w:r w:rsidRPr="26286F84" w:rsidR="26286F84">
        <w:rPr>
          <w:rFonts w:ascii="Times New Roman" w:hAnsi="Times New Roman" w:eastAsia="Times New Roman" w:cs="Times New Roman"/>
          <w:b w:val="0"/>
          <w:bCs w:val="0"/>
          <w:i w:val="1"/>
          <w:iCs w:val="1"/>
          <w:strike w:val="0"/>
          <w:dstrike w:val="0"/>
          <w:noProof w:val="0"/>
          <w:color w:val="080808"/>
          <w:sz w:val="24"/>
          <w:szCs w:val="24"/>
          <w:u w:val="none"/>
          <w:lang w:val="en-GB"/>
        </w:rPr>
        <w:t xml:space="preserve">G. lamblia </w:t>
      </w:r>
      <w:r w:rsidRPr="26286F84" w:rsidR="26286F84">
        <w:rPr>
          <w:rFonts w:ascii="Times New Roman" w:hAnsi="Times New Roman" w:eastAsia="Times New Roman" w:cs="Times New Roman"/>
          <w:b w:val="0"/>
          <w:bCs w:val="0"/>
          <w:i w:val="0"/>
          <w:iCs w:val="0"/>
          <w:strike w:val="0"/>
          <w:dstrike w:val="0"/>
          <w:noProof w:val="0"/>
          <w:color w:val="080808"/>
          <w:sz w:val="24"/>
          <w:szCs w:val="24"/>
          <w:u w:val="none"/>
          <w:lang w:val="en-GB"/>
        </w:rPr>
        <w:t>may lie during the cyst phase of its life cycle before it enters the human body and begins its metabolic processes involving BCAT.</w:t>
      </w:r>
      <w:ins w:author="Athalye, Sahil" w:date="2024-04-18T02:05:54.71Z" w:id="2078314346">
        <w:r w:rsidRPr="26286F84" w:rsidR="26286F84">
          <w:rPr>
            <w:rFonts w:ascii="Times New Roman" w:hAnsi="Times New Roman" w:eastAsia="Times New Roman" w:cs="Times New Roman"/>
            <w:b w:val="0"/>
            <w:bCs w:val="0"/>
            <w:i w:val="0"/>
            <w:iCs w:val="0"/>
            <w:strike w:val="0"/>
            <w:dstrike w:val="0"/>
            <w:noProof w:val="0"/>
            <w:color w:val="080808"/>
            <w:sz w:val="24"/>
            <w:szCs w:val="24"/>
            <w:u w:val="none"/>
            <w:lang w:val="en-GB"/>
          </w:rPr>
          <w:t xml:space="preserve"> </w:t>
        </w:r>
      </w:ins>
      <w:r w:rsidRPr="26286F84" w:rsidR="26286F84">
        <w:rPr>
          <w:rFonts w:ascii="Times New Roman" w:hAnsi="Times New Roman" w:eastAsia="Times New Roman" w:cs="Times New Roman"/>
          <w:b w:val="0"/>
          <w:bCs w:val="0"/>
          <w:i w:val="0"/>
          <w:iCs w:val="0"/>
          <w:strike w:val="0"/>
          <w:dstrike w:val="0"/>
          <w:noProof w:val="0"/>
          <w:color w:val="080808"/>
          <w:sz w:val="24"/>
          <w:szCs w:val="24"/>
          <w:u w:val="none"/>
          <w:lang w:val="en-GB"/>
        </w:rPr>
        <w:t xml:space="preserve"> To elucidate how this may be accomplished, an understanding of the </w:t>
      </w:r>
      <w:r w:rsidRPr="26286F84" w:rsidR="26286F84">
        <w:rPr>
          <w:rFonts w:ascii="Times New Roman" w:hAnsi="Times New Roman" w:eastAsia="Times New Roman" w:cs="Times New Roman"/>
          <w:b w:val="0"/>
          <w:bCs w:val="0"/>
          <w:i w:val="1"/>
          <w:iCs w:val="1"/>
          <w:strike w:val="0"/>
          <w:dstrike w:val="0"/>
          <w:noProof w:val="0"/>
          <w:color w:val="080808"/>
          <w:sz w:val="24"/>
          <w:szCs w:val="24"/>
          <w:u w:val="none"/>
          <w:lang w:val="en-GB"/>
        </w:rPr>
        <w:t xml:space="preserve">G. lamblia </w:t>
      </w:r>
      <w:r w:rsidRPr="26286F84" w:rsidR="26286F84">
        <w:rPr>
          <w:rFonts w:ascii="Times New Roman" w:hAnsi="Times New Roman" w:eastAsia="Times New Roman" w:cs="Times New Roman"/>
          <w:b w:val="0"/>
          <w:bCs w:val="0"/>
          <w:i w:val="0"/>
          <w:iCs w:val="0"/>
          <w:strike w:val="0"/>
          <w:dstrike w:val="0"/>
          <w:noProof w:val="0"/>
          <w:color w:val="080808"/>
          <w:sz w:val="24"/>
          <w:szCs w:val="24"/>
          <w:u w:val="none"/>
          <w:lang w:val="en-GB"/>
        </w:rPr>
        <w:t>BCAT must also be achieved.</w:t>
      </w:r>
      <w:r w:rsidRPr="26286F84" w:rsidR="26286F8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GB"/>
        </w:rPr>
        <w:t xml:space="preserve"> </w:t>
      </w:r>
      <w:r w:rsidRPr="26286F84" w:rsidR="26286F84">
        <w:rPr>
          <w:rFonts w:ascii="Times New Roman" w:hAnsi="Times New Roman" w:eastAsia="Times New Roman" w:cs="Times New Roman"/>
          <w:b w:val="0"/>
          <w:bCs w:val="0"/>
          <w:i w:val="0"/>
          <w:iCs w:val="0"/>
          <w:strike w:val="0"/>
          <w:dstrike w:val="0"/>
          <w:noProof w:val="0"/>
          <w:color w:val="191919"/>
          <w:sz w:val="24"/>
          <w:szCs w:val="24"/>
          <w:u w:val="none"/>
          <w:lang w:val="en-GB"/>
        </w:rPr>
        <w:t xml:space="preserve">BCAT </w:t>
      </w:r>
      <w:proofErr w:type="spellStart"/>
      <w:r w:rsidRPr="26286F84" w:rsidR="26286F84">
        <w:rPr>
          <w:rFonts w:ascii="Times New Roman" w:hAnsi="Times New Roman" w:eastAsia="Times New Roman" w:cs="Times New Roman"/>
          <w:b w:val="0"/>
          <w:bCs w:val="0"/>
          <w:i w:val="0"/>
          <w:iCs w:val="0"/>
          <w:strike w:val="0"/>
          <w:dstrike w:val="0"/>
          <w:noProof w:val="0"/>
          <w:color w:val="191919"/>
          <w:sz w:val="24"/>
          <w:szCs w:val="24"/>
          <w:u w:val="none"/>
          <w:lang w:val="en-GB"/>
        </w:rPr>
        <w:t>catalyzes</w:t>
      </w:r>
      <w:proofErr w:type="spellEnd"/>
      <w:r w:rsidRPr="26286F84" w:rsidR="26286F84">
        <w:rPr>
          <w:rFonts w:ascii="Times New Roman" w:hAnsi="Times New Roman" w:eastAsia="Times New Roman" w:cs="Times New Roman"/>
          <w:b w:val="0"/>
          <w:bCs w:val="0"/>
          <w:i w:val="0"/>
          <w:iCs w:val="0"/>
          <w:strike w:val="0"/>
          <w:dstrike w:val="0"/>
          <w:noProof w:val="0"/>
          <w:color w:val="191919"/>
          <w:sz w:val="24"/>
          <w:szCs w:val="24"/>
          <w:u w:val="none"/>
          <w:lang w:val="en-GB"/>
        </w:rPr>
        <w:t xml:space="preserve"> the first step of branched-chain amino acid catabolism, which corresponds to the synthesis and degradation of essential amino acids leucine, isoleucine, and valine. </w:t>
      </w:r>
      <w:r w:rsidRPr="26286F84" w:rsidR="26286F84">
        <w:rPr>
          <w:rFonts w:ascii="Times New Roman" w:hAnsi="Times New Roman" w:eastAsia="Times New Roman" w:cs="Times New Roman"/>
          <w:b w:val="0"/>
          <w:bCs w:val="0"/>
          <w:i w:val="0"/>
          <w:iCs w:val="0"/>
          <w:strike w:val="0"/>
          <w:dstrike w:val="0"/>
          <w:noProof w:val="0"/>
          <w:color w:val="212121"/>
          <w:sz w:val="24"/>
          <w:szCs w:val="24"/>
          <w:u w:val="none"/>
          <w:lang w:val="en-GB"/>
        </w:rPr>
        <w:t xml:space="preserve">More specifically, BCATs </w:t>
      </w:r>
      <w:proofErr w:type="spellStart"/>
      <w:r w:rsidRPr="26286F84" w:rsidR="26286F84">
        <w:rPr>
          <w:rFonts w:ascii="Times New Roman" w:hAnsi="Times New Roman" w:eastAsia="Times New Roman" w:cs="Times New Roman"/>
          <w:b w:val="0"/>
          <w:bCs w:val="0"/>
          <w:i w:val="0"/>
          <w:iCs w:val="0"/>
          <w:strike w:val="0"/>
          <w:dstrike w:val="0"/>
          <w:noProof w:val="0"/>
          <w:color w:val="212121"/>
          <w:sz w:val="24"/>
          <w:szCs w:val="24"/>
          <w:u w:val="none"/>
          <w:lang w:val="en-GB"/>
        </w:rPr>
        <w:t>catalyze</w:t>
      </w:r>
      <w:proofErr w:type="spellEnd"/>
      <w:r w:rsidRPr="26286F84" w:rsidR="26286F84">
        <w:rPr>
          <w:rFonts w:ascii="Times New Roman" w:hAnsi="Times New Roman" w:eastAsia="Times New Roman" w:cs="Times New Roman"/>
          <w:b w:val="0"/>
          <w:bCs w:val="0"/>
          <w:i w:val="0"/>
          <w:iCs w:val="0"/>
          <w:strike w:val="0"/>
          <w:dstrike w:val="0"/>
          <w:noProof w:val="0"/>
          <w:color w:val="212121"/>
          <w:sz w:val="24"/>
          <w:szCs w:val="24"/>
          <w:u w:val="none"/>
          <w:lang w:val="en-GB"/>
        </w:rPr>
        <w:t xml:space="preserve"> the transamination of these three branched-chain amino acids (BCAAs) to branched-chain keto acids (BCKAs), which are then used to create branched-chain acyl-CoA intermediates. The metabolism of these BCAAs is also made possible by amine group acceptance by α-ketoglutarate (α-KG) to form glutamate. Pyridoxal phosphate (PLP), the critical ligand in this process </w:t>
      </w:r>
      <w:proofErr w:type="spellStart"/>
      <w:r w:rsidRPr="26286F84" w:rsidR="26286F84">
        <w:rPr>
          <w:rFonts w:ascii="Times New Roman" w:hAnsi="Times New Roman" w:eastAsia="Times New Roman" w:cs="Times New Roman"/>
          <w:b w:val="0"/>
          <w:bCs w:val="0"/>
          <w:i w:val="0"/>
          <w:iCs w:val="0"/>
          <w:strike w:val="0"/>
          <w:dstrike w:val="0"/>
          <w:noProof w:val="0"/>
          <w:color w:val="212121"/>
          <w:sz w:val="24"/>
          <w:szCs w:val="24"/>
          <w:u w:val="none"/>
          <w:lang w:val="en-GB"/>
        </w:rPr>
        <w:t>hydrolyazes</w:t>
      </w:r>
      <w:proofErr w:type="spellEnd"/>
      <w:r w:rsidRPr="26286F84" w:rsidR="26286F84">
        <w:rPr>
          <w:rFonts w:ascii="Times New Roman" w:hAnsi="Times New Roman" w:eastAsia="Times New Roman" w:cs="Times New Roman"/>
          <w:b w:val="0"/>
          <w:bCs w:val="0"/>
          <w:i w:val="0"/>
          <w:iCs w:val="0"/>
          <w:strike w:val="0"/>
          <w:dstrike w:val="0"/>
          <w:noProof w:val="0"/>
          <w:color w:val="212121"/>
          <w:sz w:val="24"/>
          <w:szCs w:val="24"/>
          <w:u w:val="none"/>
          <w:lang w:val="en-GB"/>
        </w:rPr>
        <w:t xml:space="preserve"> a carbon-nitrogen bond to accept the amine group that is eventually transferred to α-KG. PLP exists in its aminated form pyridoxamine phosphate and its deaminated form PLP within the active site to repeatedly aid in catalysis. Interrupting these underlying processes for </w:t>
      </w:r>
      <w:r w:rsidRPr="26286F84" w:rsidR="26286F84">
        <w:rPr>
          <w:rFonts w:ascii="Times New Roman" w:hAnsi="Times New Roman" w:eastAsia="Times New Roman" w:cs="Times New Roman"/>
          <w:b w:val="0"/>
          <w:bCs w:val="0"/>
          <w:i w:val="0"/>
          <w:iCs w:val="0"/>
          <w:strike w:val="0"/>
          <w:dstrike w:val="0"/>
          <w:noProof w:val="0"/>
          <w:color w:val="080808"/>
          <w:sz w:val="24"/>
          <w:szCs w:val="24"/>
          <w:u w:val="none"/>
          <w:lang w:val="en-GB"/>
        </w:rPr>
        <w:t xml:space="preserve">catalysis </w:t>
      </w:r>
      <w:r w:rsidRPr="26286F84" w:rsidR="26286F84">
        <w:rPr>
          <w:rFonts w:ascii="Times New Roman" w:hAnsi="Times New Roman" w:eastAsia="Times New Roman" w:cs="Times New Roman"/>
          <w:b w:val="0"/>
          <w:bCs w:val="0"/>
          <w:i w:val="0"/>
          <w:iCs w:val="0"/>
          <w:strike w:val="0"/>
          <w:dstrike w:val="0"/>
          <w:noProof w:val="0"/>
          <w:color w:val="212121"/>
          <w:sz w:val="24"/>
          <w:szCs w:val="24"/>
          <w:u w:val="none"/>
          <w:lang w:val="en-GB"/>
        </w:rPr>
        <w:t xml:space="preserve">could </w:t>
      </w:r>
      <w:r w:rsidRPr="26286F84" w:rsidR="26286F84">
        <w:rPr>
          <w:rFonts w:ascii="Times New Roman" w:hAnsi="Times New Roman" w:eastAsia="Times New Roman" w:cs="Times New Roman"/>
          <w:b w:val="0"/>
          <w:bCs w:val="0"/>
          <w:i w:val="0"/>
          <w:iCs w:val="0"/>
          <w:strike w:val="0"/>
          <w:dstrike w:val="0"/>
          <w:noProof w:val="0"/>
          <w:color w:val="080808"/>
          <w:sz w:val="24"/>
          <w:szCs w:val="24"/>
          <w:u w:val="none"/>
          <w:lang w:val="en-GB"/>
        </w:rPr>
        <w:t>aid in effectively targeting BCAT.</w:t>
      </w:r>
    </w:p>
    <w:p w:rsidR="5AD809DF" w:rsidP="072772DA" w:rsidRDefault="5AD809DF" w14:paraId="3880CBEC" w14:textId="50B7C28E">
      <w:pPr>
        <w:pStyle w:val="Normal"/>
        <w:suppressLineNumbers w:val="0"/>
        <w:spacing w:before="240" w:beforeAutospacing="off" w:after="640" w:afterAutospacing="off" w:line="360" w:lineRule="auto"/>
        <w:ind w:left="0" w:right="0" w:firstLine="720"/>
        <w:jc w:val="left"/>
      </w:pPr>
      <w:r w:rsidRPr="26286F84" w:rsidR="26286F8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GB"/>
        </w:rPr>
        <w:t xml:space="preserve">To better understand the molecular details of BCAT function in </w:t>
      </w:r>
      <w:r w:rsidRPr="26286F84" w:rsidR="26286F84">
        <w:rPr>
          <w:rFonts w:ascii="Times New Roman" w:hAnsi="Times New Roman" w:eastAsia="Times New Roman" w:cs="Times New Roman"/>
          <w:b w:val="0"/>
          <w:bCs w:val="0"/>
          <w:i w:val="1"/>
          <w:iCs w:val="1"/>
          <w:strike w:val="0"/>
          <w:dstrike w:val="0"/>
          <w:noProof w:val="0"/>
          <w:color w:val="080808"/>
          <w:sz w:val="24"/>
          <w:szCs w:val="24"/>
          <w:u w:val="none"/>
          <w:lang w:val="en-GB"/>
        </w:rPr>
        <w:t>G. lamblia</w:t>
      </w:r>
      <w:r w:rsidRPr="26286F84" w:rsidR="26286F84">
        <w:rPr>
          <w:rFonts w:ascii="Times New Roman" w:hAnsi="Times New Roman" w:eastAsia="Times New Roman" w:cs="Times New Roman"/>
          <w:b w:val="0"/>
          <w:bCs w:val="0"/>
          <w:i w:val="0"/>
          <w:iCs w:val="0"/>
          <w:strike w:val="0"/>
          <w:dstrike w:val="0"/>
          <w:noProof w:val="0"/>
          <w:color w:val="080808"/>
          <w:sz w:val="24"/>
          <w:szCs w:val="24"/>
          <w:u w:val="none"/>
          <w:lang w:val="en-GB"/>
        </w:rPr>
        <w:t xml:space="preserve">, </w:t>
      </w:r>
      <w:r w:rsidRPr="26286F84" w:rsidR="26286F8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GB"/>
        </w:rPr>
        <w:t>we determined its structure using</w:t>
      </w:r>
      <w:r w:rsidRPr="26286F84" w:rsidR="26286F84">
        <w:rPr>
          <w:rFonts w:ascii="Times New Roman" w:hAnsi="Times New Roman" w:eastAsia="Times New Roman" w:cs="Times New Roman"/>
          <w:b w:val="0"/>
          <w:bCs w:val="0"/>
          <w:i w:val="0"/>
          <w:iCs w:val="0"/>
          <w:strike w:val="0"/>
          <w:dstrike w:val="0"/>
          <w:noProof w:val="0"/>
          <w:color w:val="080808"/>
          <w:sz w:val="24"/>
          <w:szCs w:val="24"/>
          <w:u w:val="none"/>
          <w:lang w:val="en-GB"/>
        </w:rPr>
        <w:t xml:space="preserve"> X-ray structural crystallography. We determined the </w:t>
      </w:r>
      <w:proofErr w:type="spellStart"/>
      <w:r w:rsidRPr="26286F84" w:rsidR="26286F84">
        <w:rPr>
          <w:rFonts w:ascii="Times New Roman" w:hAnsi="Times New Roman" w:eastAsia="Times New Roman" w:cs="Times New Roman"/>
          <w:b w:val="0"/>
          <w:bCs w:val="0"/>
          <w:i w:val="0"/>
          <w:iCs w:val="0"/>
          <w:strike w:val="0"/>
          <w:dstrike w:val="0"/>
          <w:noProof w:val="0"/>
          <w:color w:val="080808"/>
          <w:sz w:val="24"/>
          <w:szCs w:val="24"/>
          <w:u w:val="none"/>
          <w:lang w:val="en-GB"/>
        </w:rPr>
        <w:t>homodimeric</w:t>
      </w:r>
      <w:proofErr w:type="spellEnd"/>
      <w:r w:rsidRPr="26286F84" w:rsidR="26286F84">
        <w:rPr>
          <w:rFonts w:ascii="Times New Roman" w:hAnsi="Times New Roman" w:eastAsia="Times New Roman" w:cs="Times New Roman"/>
          <w:b w:val="0"/>
          <w:bCs w:val="0"/>
          <w:i w:val="0"/>
          <w:iCs w:val="0"/>
          <w:strike w:val="0"/>
          <w:dstrike w:val="0"/>
          <w:noProof w:val="0"/>
          <w:color w:val="080808"/>
          <w:sz w:val="24"/>
          <w:szCs w:val="24"/>
          <w:u w:val="none"/>
          <w:lang w:val="en-GB"/>
        </w:rPr>
        <w:t xml:space="preserve"> structure at 2.10 </w:t>
      </w:r>
      <w:r w:rsidRPr="26286F84" w:rsidR="26286F84">
        <w:rPr>
          <w:rFonts w:ascii="Times New Roman" w:hAnsi="Times New Roman" w:eastAsia="Times New Roman" w:cs="Times New Roman"/>
          <w:b w:val="0"/>
          <w:bCs w:val="0"/>
          <w:i w:val="0"/>
          <w:iCs w:val="0"/>
          <w:strike w:val="0"/>
          <w:dstrike w:val="0"/>
          <w:noProof w:val="0"/>
          <w:color w:val="1F1F1F"/>
          <w:sz w:val="22"/>
          <w:szCs w:val="22"/>
          <w:u w:val="none"/>
          <w:lang w:val="en-GB"/>
        </w:rPr>
        <w:t>Å</w:t>
      </w:r>
      <w:r w:rsidRPr="26286F84" w:rsidR="26286F84">
        <w:rPr>
          <w:rFonts w:ascii="Times New Roman" w:hAnsi="Times New Roman" w:eastAsia="Times New Roman" w:cs="Times New Roman"/>
          <w:b w:val="0"/>
          <w:bCs w:val="0"/>
          <w:i w:val="0"/>
          <w:iCs w:val="0"/>
          <w:strike w:val="0"/>
          <w:dstrike w:val="0"/>
          <w:noProof w:val="0"/>
          <w:color w:val="080808"/>
          <w:sz w:val="24"/>
          <w:szCs w:val="24"/>
          <w:u w:val="none"/>
          <w:lang w:val="en-GB"/>
        </w:rPr>
        <w:t xml:space="preserve"> resolution</w:t>
      </w:r>
      <w:r w:rsidRPr="26286F84" w:rsidR="26286F84">
        <w:rPr>
          <w:rFonts w:ascii="Times New Roman" w:hAnsi="Times New Roman" w:eastAsia="Times New Roman" w:cs="Times New Roman"/>
          <w:noProof w:val="0"/>
          <w:sz w:val="24"/>
          <w:szCs w:val="24"/>
          <w:lang w:val="en-GB"/>
        </w:rPr>
        <w:t xml:space="preserve">. Afterwards, each monomer was examined in greater detail, and the BCAT was structurally aligned with its homologs. This comparison revealed significant structural similarity and highlighted conservation levels between the </w:t>
      </w:r>
      <w:r w:rsidRPr="26286F84" w:rsidR="26286F84">
        <w:rPr>
          <w:rFonts w:ascii="Times New Roman" w:hAnsi="Times New Roman" w:eastAsia="Times New Roman" w:cs="Times New Roman"/>
          <w:i w:val="1"/>
          <w:iCs w:val="1"/>
          <w:noProof w:val="0"/>
          <w:sz w:val="24"/>
          <w:szCs w:val="24"/>
          <w:lang w:val="en-GB"/>
        </w:rPr>
        <w:t>G. lamblia</w:t>
      </w:r>
      <w:r w:rsidRPr="26286F84" w:rsidR="26286F84">
        <w:rPr>
          <w:rFonts w:ascii="Times New Roman" w:hAnsi="Times New Roman" w:eastAsia="Times New Roman" w:cs="Times New Roman"/>
          <w:noProof w:val="0"/>
          <w:sz w:val="24"/>
          <w:szCs w:val="24"/>
          <w:lang w:val="en-GB"/>
        </w:rPr>
        <w:t xml:space="preserve"> BCAT and another BCAT found in human mitochondria, suggesting potential targets for inhibition. Building on previously existing research that has explored inhibiting the human form of BCAT, our study investigated potential inhibition mechanisms for the </w:t>
      </w:r>
      <w:r w:rsidRPr="26286F84" w:rsidR="26286F84">
        <w:rPr>
          <w:rFonts w:ascii="Times New Roman" w:hAnsi="Times New Roman" w:eastAsia="Times New Roman" w:cs="Times New Roman"/>
          <w:i w:val="1"/>
          <w:iCs w:val="1"/>
          <w:noProof w:val="0"/>
          <w:sz w:val="24"/>
          <w:szCs w:val="24"/>
          <w:lang w:val="en-GB"/>
        </w:rPr>
        <w:t>G. lamblia</w:t>
      </w:r>
      <w:r w:rsidRPr="26286F84" w:rsidR="26286F84">
        <w:rPr>
          <w:rFonts w:ascii="Times New Roman" w:hAnsi="Times New Roman" w:eastAsia="Times New Roman" w:cs="Times New Roman"/>
          <w:noProof w:val="0"/>
          <w:sz w:val="24"/>
          <w:szCs w:val="24"/>
          <w:lang w:val="en-GB"/>
        </w:rPr>
        <w:t xml:space="preserve"> BCAT (Gunther et al., 2022). </w:t>
      </w:r>
      <w:r w:rsidRPr="26286F84" w:rsidR="26286F84">
        <w:rPr>
          <w:rFonts w:ascii="Times New Roman" w:hAnsi="Times New Roman" w:eastAsia="Times New Roman" w:cs="Times New Roman"/>
          <w:b w:val="0"/>
          <w:bCs w:val="0"/>
          <w:i w:val="0"/>
          <w:iCs w:val="0"/>
          <w:strike w:val="0"/>
          <w:dstrike w:val="0"/>
          <w:noProof w:val="0"/>
          <w:color w:val="080808"/>
          <w:sz w:val="24"/>
          <w:szCs w:val="24"/>
          <w:u w:val="none"/>
          <w:lang w:val="en-GB"/>
        </w:rPr>
        <w:t xml:space="preserve">BAY-069, a novel (Trifluoromethyl) pyrimidinedione-Based BCAT1/2 inhibitor and chemical probe shows promise as an effective inhibitor. </w:t>
      </w:r>
    </w:p>
    <w:p w:rsidR="5AD809DF" w:rsidP="072772DA" w:rsidRDefault="5AD809DF" w14:paraId="57256064" w14:textId="29EC51E2">
      <w:pPr>
        <w:pStyle w:val="Normal"/>
        <w:suppressLineNumbers w:val="0"/>
        <w:bidi w:val="0"/>
        <w:spacing w:before="240" w:beforeAutospacing="off" w:after="640" w:afterAutospacing="off" w:line="360" w:lineRule="auto"/>
        <w:ind w:left="0" w:right="0" w:firstLine="720"/>
        <w:jc w:val="left"/>
        <w:rPr>
          <w:rFonts w:ascii="Times New Roman" w:hAnsi="Times New Roman" w:eastAsia="Times New Roman" w:cs="Times New Roman"/>
          <w:b w:val="0"/>
          <w:bCs w:val="0"/>
          <w:i w:val="0"/>
          <w:iCs w:val="0"/>
          <w:strike w:val="0"/>
          <w:dstrike w:val="0"/>
          <w:noProof w:val="0"/>
          <w:color w:val="080808"/>
          <w:sz w:val="24"/>
          <w:szCs w:val="24"/>
          <w:u w:val="none"/>
          <w:lang w:val="en-GB"/>
        </w:rPr>
      </w:pPr>
    </w:p>
    <w:p w:rsidR="5AD809DF" w:rsidP="6E8B51DB" w:rsidRDefault="5AD809DF" w14:paraId="4B8AE0BD" w14:textId="7AA53755">
      <w:pPr>
        <w:bidi w:val="0"/>
        <w:spacing w:before="0" w:beforeAutospacing="off" w:after="0" w:afterAutospacing="off"/>
        <w:jc w:val="left"/>
        <w:rPr>
          <w:rFonts w:ascii="Times New Roman" w:hAnsi="Times New Roman" w:eastAsia="Times New Roman" w:cs="Times New Roman"/>
          <w:noProof w:val="0"/>
          <w:sz w:val="24"/>
          <w:szCs w:val="24"/>
          <w:lang w:val="en-GB"/>
        </w:rPr>
      </w:pPr>
    </w:p>
    <w:p w:rsidR="5AD809DF" w:rsidP="5AD809DF" w:rsidRDefault="5AD809DF" w14:paraId="36A755EE" w14:textId="79F6BB23">
      <w:pPr>
        <w:pStyle w:val="IUCrbodytext"/>
      </w:pPr>
    </w:p>
    <w:p w:rsidRPr="002753B0" w:rsidR="00C87EB8" w:rsidP="00C87EB8" w:rsidRDefault="00C87EB8" w14:paraId="01BF9BCD" w14:textId="77777777">
      <w:pPr>
        <w:pStyle w:val="IUCrheading1"/>
        <w:numPr>
          <w:ilvl w:val="0"/>
          <w:numId w:val="33"/>
        </w:numPr>
        <w:textAlignment w:val="auto"/>
        <w:rPr>
          <w:highlight w:val="yellow"/>
        </w:rPr>
      </w:pPr>
      <w:r w:rsidRPr="002753B0">
        <w:rPr>
          <w:highlight w:val="yellow"/>
        </w:rPr>
        <w:t xml:space="preserve">Materials and methods </w:t>
      </w:r>
    </w:p>
    <w:p w:rsidRPr="002753B0" w:rsidR="00C87EB8" w:rsidP="00C87EB8" w:rsidRDefault="00C87EB8" w14:paraId="2EC8C584" w14:textId="77777777">
      <w:pPr>
        <w:pStyle w:val="IUCrheading2"/>
        <w:numPr>
          <w:ilvl w:val="1"/>
          <w:numId w:val="33"/>
        </w:numPr>
        <w:textAlignment w:val="auto"/>
        <w:rPr>
          <w:highlight w:val="yellow"/>
        </w:rPr>
      </w:pPr>
      <w:r w:rsidRPr="002753B0">
        <w:rPr>
          <w:highlight w:val="yellow"/>
        </w:rPr>
        <w:t xml:space="preserve">Macromolecule production </w:t>
      </w:r>
    </w:p>
    <w:p w:rsidR="00C87EB8" w:rsidRDefault="00C87EB8" w14:paraId="674E1BB7" w14:textId="77777777">
      <w:pPr>
        <w:pStyle w:val="IUCrbodytext"/>
      </w:pPr>
      <w:r>
        <w:t>Text in this section should supplement or complete information provided in Table 1.</w:t>
      </w:r>
    </w:p>
    <w:p w:rsidR="00C87EB8" w:rsidRDefault="00C87EB8" w14:paraId="3A8A2641" w14:textId="77777777">
      <w:pPr>
        <w:pStyle w:val="IUCrbodytext"/>
      </w:pPr>
    </w:p>
    <w:p w:rsidR="00C87EB8" w:rsidRDefault="00C87EB8" w14:paraId="60EA5F3B" w14:textId="77777777">
      <w:pPr>
        <w:pStyle w:val="IUCrbodytext"/>
      </w:pPr>
    </w:p>
    <w:p w:rsidR="00C87EB8" w:rsidP="00C87EB8" w:rsidRDefault="00C87EB8" w14:paraId="1A544F8D" w14:textId="77777777">
      <w:pPr>
        <w:pStyle w:val="IUCrtablecaption"/>
        <w:numPr>
          <w:ilvl w:val="0"/>
          <w:numId w:val="34"/>
        </w:numPr>
        <w:jc w:val="both"/>
      </w:pPr>
      <w:r>
        <w:t xml:space="preserve">Macromolecule production information [Style: </w:t>
      </w:r>
      <w:proofErr w:type="spellStart"/>
      <w:r>
        <w:t>IUCr</w:t>
      </w:r>
      <w:proofErr w:type="spellEnd"/>
      <w:r>
        <w:t xml:space="preserve"> table caption; this style applies table numbering] </w:t>
      </w:r>
    </w:p>
    <w:p w:rsidR="00C87EB8" w:rsidRDefault="00C87EB8" w14:paraId="2F7C8407" w14:textId="77777777">
      <w:pPr>
        <w:pStyle w:val="IUCrtableheadnote"/>
      </w:pPr>
      <w:r>
        <w:t xml:space="preserve">In the primers, indicate any restriction sites, cleavage sites or introduction of additional residues, </w:t>
      </w:r>
      <w:r>
        <w:rPr>
          <w:i/>
          <w:iCs/>
        </w:rPr>
        <w:t>e.g.</w:t>
      </w:r>
      <w:r>
        <w:t xml:space="preserve"> His6-tag, as well as modifications, </w:t>
      </w:r>
      <w:r>
        <w:rPr>
          <w:i/>
          <w:iCs/>
        </w:rPr>
        <w:t>e.g.</w:t>
      </w:r>
      <w:r>
        <w:t xml:space="preserve"> Se-Met instead of Met. [Style: </w:t>
      </w:r>
      <w:proofErr w:type="spellStart"/>
      <w:r>
        <w:t>IUCr</w:t>
      </w:r>
      <w:proofErr w:type="spellEnd"/>
      <w:r>
        <w:t xml:space="preserve"> table headnote] </w:t>
      </w:r>
    </w:p>
    <w:tbl>
      <w:tblPr>
        <w:tblW w:w="0" w:type="auto"/>
        <w:tblInd w:w="170" w:type="dxa"/>
        <w:tblBorders>
          <w:top w:val="single" w:color="auto" w:sz="4" w:space="0"/>
          <w:bottom w:val="single" w:color="auto" w:sz="4" w:space="0"/>
        </w:tblBorders>
        <w:tblLook w:val="04A0" w:firstRow="1" w:lastRow="0" w:firstColumn="1" w:lastColumn="0" w:noHBand="0" w:noVBand="1"/>
      </w:tblPr>
      <w:tblGrid>
        <w:gridCol w:w="1525"/>
        <w:gridCol w:w="7547"/>
      </w:tblGrid>
      <w:tr w:rsidR="00C87EB8" w14:paraId="288D602A" w14:textId="77777777">
        <w:tc>
          <w:tcPr>
            <w:tcW w:w="0" w:type="auto"/>
            <w:vAlign w:val="center"/>
            <w:hideMark/>
          </w:tcPr>
          <w:p w:rsidR="00C87EB8" w:rsidRDefault="00C87EB8" w14:paraId="56E1D609" w14:textId="77777777">
            <w:pPr>
              <w:pStyle w:val="IUCrtabletext"/>
              <w:rPr>
                <w:lang w:val="en-US"/>
              </w:rPr>
            </w:pPr>
            <w:r>
              <w:t>Source organism</w:t>
            </w:r>
          </w:p>
        </w:tc>
        <w:tc>
          <w:tcPr>
            <w:tcW w:w="0" w:type="auto"/>
            <w:vAlign w:val="center"/>
            <w:hideMark/>
          </w:tcPr>
          <w:p w:rsidR="00C87EB8" w:rsidRDefault="00C87EB8" w14:paraId="30DCFAC7" w14:textId="77777777">
            <w:pPr>
              <w:pStyle w:val="IUCrtabletext"/>
            </w:pPr>
            <w:r>
              <w:t>Giardia intestinalis (strain: ATCC 50803 / WB clone C6)</w:t>
            </w:r>
          </w:p>
        </w:tc>
      </w:tr>
      <w:tr w:rsidR="00C87EB8" w14:paraId="1243F129" w14:textId="77777777">
        <w:tc>
          <w:tcPr>
            <w:tcW w:w="0" w:type="auto"/>
            <w:vAlign w:val="center"/>
            <w:hideMark/>
          </w:tcPr>
          <w:p w:rsidR="00C87EB8" w:rsidRDefault="00C87EB8" w14:paraId="52AEE3C1" w14:textId="77777777">
            <w:pPr>
              <w:pStyle w:val="IUCrtabletext"/>
            </w:pPr>
            <w:r>
              <w:t>DNA source</w:t>
            </w:r>
          </w:p>
        </w:tc>
        <w:tc>
          <w:tcPr>
            <w:tcW w:w="0" w:type="auto"/>
            <w:vAlign w:val="center"/>
            <w:hideMark/>
          </w:tcPr>
          <w:p w:rsidR="00C87EB8" w:rsidRDefault="00C87EB8" w14:paraId="1A643B4E" w14:textId="77777777">
            <w:pPr>
              <w:pStyle w:val="IUCrtabletext"/>
            </w:pPr>
            <w:r>
              <w:t> </w:t>
            </w:r>
          </w:p>
        </w:tc>
      </w:tr>
      <w:tr w:rsidR="00C87EB8" w14:paraId="675DBBC8" w14:textId="77777777">
        <w:tc>
          <w:tcPr>
            <w:tcW w:w="0" w:type="auto"/>
            <w:vAlign w:val="center"/>
            <w:hideMark/>
          </w:tcPr>
          <w:p w:rsidR="00C87EB8" w:rsidRDefault="00C87EB8" w14:paraId="538772DB" w14:textId="77777777">
            <w:pPr>
              <w:pStyle w:val="IUCrtabletext"/>
            </w:pPr>
            <w:r>
              <w:t>Forward primer</w:t>
            </w:r>
          </w:p>
        </w:tc>
        <w:tc>
          <w:tcPr>
            <w:tcW w:w="0" w:type="auto"/>
            <w:vAlign w:val="center"/>
            <w:hideMark/>
          </w:tcPr>
          <w:p w:rsidR="00C87EB8" w:rsidRDefault="00C87EB8" w14:paraId="0E4E27E9" w14:textId="77777777">
            <w:pPr>
              <w:pStyle w:val="IUCrtabletext"/>
            </w:pPr>
            <w:r>
              <w:t> </w:t>
            </w:r>
          </w:p>
        </w:tc>
      </w:tr>
      <w:tr w:rsidR="00C87EB8" w14:paraId="0D9F9D1E" w14:textId="77777777">
        <w:tc>
          <w:tcPr>
            <w:tcW w:w="0" w:type="auto"/>
            <w:vAlign w:val="center"/>
            <w:hideMark/>
          </w:tcPr>
          <w:p w:rsidR="00C87EB8" w:rsidRDefault="00C87EB8" w14:paraId="11F9D2F5" w14:textId="77777777">
            <w:pPr>
              <w:pStyle w:val="IUCrtabletext"/>
            </w:pPr>
            <w:r>
              <w:t>Reverse primer</w:t>
            </w:r>
          </w:p>
        </w:tc>
        <w:tc>
          <w:tcPr>
            <w:tcW w:w="0" w:type="auto"/>
            <w:vAlign w:val="center"/>
            <w:hideMark/>
          </w:tcPr>
          <w:p w:rsidR="00C87EB8" w:rsidRDefault="00C87EB8" w14:paraId="381EB8AD" w14:textId="77777777">
            <w:pPr>
              <w:pStyle w:val="IUCrtabletext"/>
            </w:pPr>
            <w:r>
              <w:t> </w:t>
            </w:r>
          </w:p>
        </w:tc>
      </w:tr>
      <w:tr w:rsidR="00C87EB8" w14:paraId="141240C8" w14:textId="77777777">
        <w:tc>
          <w:tcPr>
            <w:tcW w:w="0" w:type="auto"/>
            <w:vAlign w:val="center"/>
            <w:hideMark/>
          </w:tcPr>
          <w:p w:rsidR="00C87EB8" w:rsidRDefault="00C87EB8" w14:paraId="3F5B3A53" w14:textId="77777777">
            <w:pPr>
              <w:pStyle w:val="IUCrtabletext"/>
            </w:pPr>
            <w:r>
              <w:t>Cloning vector</w:t>
            </w:r>
          </w:p>
        </w:tc>
        <w:tc>
          <w:tcPr>
            <w:tcW w:w="0" w:type="auto"/>
            <w:vAlign w:val="center"/>
            <w:hideMark/>
          </w:tcPr>
          <w:p w:rsidR="00C87EB8" w:rsidRDefault="00C87EB8" w14:paraId="29D9655C" w14:textId="77777777">
            <w:pPr>
              <w:pStyle w:val="IUCrtabletext"/>
            </w:pPr>
            <w:r>
              <w:t> </w:t>
            </w:r>
          </w:p>
        </w:tc>
      </w:tr>
      <w:tr w:rsidR="00C87EB8" w14:paraId="4A14C430" w14:textId="77777777">
        <w:tc>
          <w:tcPr>
            <w:tcW w:w="0" w:type="auto"/>
            <w:vAlign w:val="center"/>
            <w:hideMark/>
          </w:tcPr>
          <w:p w:rsidR="00C87EB8" w:rsidRDefault="00C87EB8" w14:paraId="1B4C01A4" w14:textId="77777777">
            <w:pPr>
              <w:pStyle w:val="IUCrtabletext"/>
            </w:pPr>
            <w:r>
              <w:t>Expression vector</w:t>
            </w:r>
          </w:p>
        </w:tc>
        <w:tc>
          <w:tcPr>
            <w:tcW w:w="0" w:type="auto"/>
            <w:vAlign w:val="center"/>
            <w:hideMark/>
          </w:tcPr>
          <w:p w:rsidR="00C87EB8" w:rsidRDefault="00C87EB8" w14:paraId="4DE7A0E8" w14:textId="77777777">
            <w:pPr>
              <w:pStyle w:val="IUCrtabletext"/>
            </w:pPr>
            <w:r>
              <w:t> </w:t>
            </w:r>
          </w:p>
        </w:tc>
      </w:tr>
      <w:tr w:rsidR="00C87EB8" w14:paraId="2FCF8AA2" w14:textId="77777777">
        <w:tc>
          <w:tcPr>
            <w:tcW w:w="0" w:type="auto"/>
            <w:vAlign w:val="center"/>
            <w:hideMark/>
          </w:tcPr>
          <w:p w:rsidR="00C87EB8" w:rsidRDefault="00C87EB8" w14:paraId="19B75276" w14:textId="77777777">
            <w:pPr>
              <w:pStyle w:val="IUCrtabletext"/>
            </w:pPr>
            <w:r>
              <w:t>Expression host</w:t>
            </w:r>
          </w:p>
        </w:tc>
        <w:tc>
          <w:tcPr>
            <w:tcW w:w="0" w:type="auto"/>
            <w:vAlign w:val="center"/>
            <w:hideMark/>
          </w:tcPr>
          <w:p w:rsidR="00C87EB8" w:rsidRDefault="00C87EB8" w14:paraId="28E3375C" w14:textId="77777777">
            <w:pPr>
              <w:pStyle w:val="IUCrtabletext"/>
            </w:pPr>
            <w:r>
              <w:t> </w:t>
            </w:r>
          </w:p>
        </w:tc>
      </w:tr>
      <w:tr w:rsidR="00C87EB8" w14:paraId="2DFE95C9" w14:textId="77777777">
        <w:tc>
          <w:tcPr>
            <w:tcW w:w="0" w:type="auto"/>
            <w:vAlign w:val="center"/>
            <w:hideMark/>
          </w:tcPr>
          <w:p w:rsidR="00C87EB8" w:rsidRDefault="00C87EB8" w14:paraId="480623E5" w14:textId="77777777">
            <w:pPr>
              <w:pStyle w:val="IUCrtabletext"/>
            </w:pPr>
            <w:r>
              <w:t>Complete amino acid sequence of the construct produced</w:t>
            </w:r>
          </w:p>
        </w:tc>
        <w:tc>
          <w:tcPr>
            <w:tcW w:w="0" w:type="auto"/>
            <w:vAlign w:val="center"/>
            <w:hideMark/>
          </w:tcPr>
          <w:p w:rsidR="00C87EB8" w:rsidRDefault="00C87EB8" w14:paraId="2E9BE720" w14:textId="77777777">
            <w:pPr>
              <w:pStyle w:val="IUCrtabletext"/>
            </w:pPr>
            <w:r>
              <w:t>MAHHHHHHMGTLEAQTQGPGSMAVDPSTID WSALKFSWLQTRSHVRSVWRNGEWSPLELVN EPTFNISIAASALHYGQAV FEGLKVFRTVDGRVAAFRPVENARRLISSC DGLCMESPSEQLFLNALAMVVRDNVDYIPPY GTGGSLYVRPLVIGTGAQL GVAPSSEYMFLMMVAPVGPYYRGGLKSVNA IVMDEFDRAAPYGVGSKKCAGNYAASLKAQS VALKKSFPIQLYLDAATHT FVEEFSTSNFFGIKDIQRDGAGKIVSCTYV TPKSPSILPSITNKTLRELISQYFGWKVDVR EVPFTEVKTFQECGATGTA VVVTPIASITRGSTVIDFLQSDDQVGEVTK LLYETVQGIQYGVIPDRFNWNHYIDV</w:t>
            </w:r>
          </w:p>
        </w:tc>
      </w:tr>
    </w:tbl>
    <w:p w:rsidR="00C87EB8" w:rsidRDefault="00C87EB8" w14:paraId="1AC50DB9" w14:textId="77777777">
      <w:pPr>
        <w:pStyle w:val="IUCrtablefootnote"/>
      </w:pPr>
      <w:r>
        <w:t xml:space="preserve">This is a table footnote [Style: </w:t>
      </w:r>
      <w:proofErr w:type="spellStart"/>
      <w:r>
        <w:t>IUCr</w:t>
      </w:r>
      <w:proofErr w:type="spellEnd"/>
      <w:r>
        <w:t xml:space="preserve"> table footnote] </w:t>
      </w:r>
    </w:p>
    <w:p w:rsidR="00C87EB8" w:rsidRDefault="00C87EB8" w14:paraId="14AC338C" w14:textId="77777777">
      <w:pPr>
        <w:pStyle w:val="IUCrbodytext"/>
      </w:pPr>
    </w:p>
    <w:p w:rsidRPr="002753B0" w:rsidR="00C87EB8" w:rsidP="00C87EB8" w:rsidRDefault="00C87EB8" w14:paraId="2D424452" w14:textId="77777777">
      <w:pPr>
        <w:pStyle w:val="IUCrheading2"/>
        <w:numPr>
          <w:ilvl w:val="1"/>
          <w:numId w:val="33"/>
        </w:numPr>
        <w:textAlignment w:val="auto"/>
        <w:rPr>
          <w:highlight w:val="yellow"/>
        </w:rPr>
      </w:pPr>
      <w:r w:rsidRPr="002753B0">
        <w:rPr>
          <w:highlight w:val="yellow"/>
        </w:rPr>
        <w:t xml:space="preserve">Crystallization </w:t>
      </w:r>
    </w:p>
    <w:p w:rsidR="00C87EB8" w:rsidRDefault="00C87EB8" w14:paraId="6243DC0C" w14:textId="77777777">
      <w:pPr>
        <w:pStyle w:val="IUCrbodytext"/>
      </w:pPr>
      <w:r>
        <w:t>Text in this section should supplement or complete information provided in Table 2.</w:t>
      </w:r>
    </w:p>
    <w:p w:rsidR="00C87EB8" w:rsidRDefault="00C87EB8" w14:paraId="605DA587" w14:textId="77777777">
      <w:pPr>
        <w:pStyle w:val="IUCrbodytext"/>
      </w:pPr>
    </w:p>
    <w:p w:rsidR="00C87EB8" w:rsidRDefault="00C87EB8" w14:paraId="03A41ED6" w14:textId="77777777">
      <w:pPr>
        <w:pStyle w:val="IUCrbodytext"/>
      </w:pPr>
    </w:p>
    <w:p w:rsidR="00C87EB8" w:rsidP="00C87EB8" w:rsidRDefault="00C87EB8" w14:paraId="4A3FB5B5" w14:textId="77777777">
      <w:pPr>
        <w:pStyle w:val="IUCrtablecaption"/>
        <w:numPr>
          <w:ilvl w:val="0"/>
          <w:numId w:val="34"/>
        </w:numPr>
        <w:jc w:val="both"/>
      </w:pPr>
      <w:r>
        <w:t xml:space="preserve">Crystallization </w:t>
      </w:r>
    </w:p>
    <w:tbl>
      <w:tblPr>
        <w:tblW w:w="0" w:type="auto"/>
        <w:tblInd w:w="170" w:type="dxa"/>
        <w:tblBorders>
          <w:top w:val="single" w:color="auto" w:sz="4" w:space="0"/>
          <w:bottom w:val="single" w:color="auto" w:sz="4" w:space="0"/>
        </w:tblBorders>
        <w:tblLook w:val="04A0" w:firstRow="1" w:lastRow="0" w:firstColumn="1" w:lastColumn="0" w:noHBand="0" w:noVBand="1"/>
      </w:tblPr>
      <w:tblGrid>
        <w:gridCol w:w="1990"/>
        <w:gridCol w:w="7082"/>
      </w:tblGrid>
      <w:tr w:rsidR="00C87EB8" w14:paraId="14133016" w14:textId="77777777">
        <w:tc>
          <w:tcPr>
            <w:tcW w:w="0" w:type="auto"/>
            <w:vAlign w:val="center"/>
            <w:hideMark/>
          </w:tcPr>
          <w:p w:rsidR="00C87EB8" w:rsidRDefault="00C87EB8" w14:paraId="092AC2EA" w14:textId="77777777">
            <w:pPr>
              <w:pStyle w:val="IUCrtabletext"/>
              <w:rPr>
                <w:lang w:val="en-US"/>
              </w:rPr>
            </w:pPr>
            <w:r>
              <w:lastRenderedPageBreak/>
              <w:t>Method</w:t>
            </w:r>
          </w:p>
        </w:tc>
        <w:tc>
          <w:tcPr>
            <w:tcW w:w="0" w:type="auto"/>
            <w:vAlign w:val="center"/>
            <w:hideMark/>
          </w:tcPr>
          <w:p w:rsidR="00C87EB8" w:rsidRDefault="00C87EB8" w14:paraId="48843C89" w14:textId="77777777">
            <w:pPr>
              <w:pStyle w:val="IUCrtabletext"/>
            </w:pPr>
            <w:r>
              <w:t>Vapor diffusion, sitting drop</w:t>
            </w:r>
          </w:p>
        </w:tc>
      </w:tr>
      <w:tr w:rsidR="00C87EB8" w14:paraId="0A995658" w14:textId="77777777">
        <w:tc>
          <w:tcPr>
            <w:tcW w:w="0" w:type="auto"/>
            <w:vAlign w:val="center"/>
            <w:hideMark/>
          </w:tcPr>
          <w:p w:rsidR="00C87EB8" w:rsidRDefault="00C87EB8" w14:paraId="3F286714" w14:textId="77777777">
            <w:pPr>
              <w:pStyle w:val="IUCrtabletext"/>
            </w:pPr>
            <w:r>
              <w:t>Plate type</w:t>
            </w:r>
          </w:p>
        </w:tc>
        <w:tc>
          <w:tcPr>
            <w:tcW w:w="0" w:type="auto"/>
            <w:vAlign w:val="center"/>
            <w:hideMark/>
          </w:tcPr>
          <w:p w:rsidR="00C87EB8" w:rsidRDefault="00C87EB8" w14:paraId="0C072EC1" w14:textId="77777777">
            <w:pPr>
              <w:pStyle w:val="IUCrtabletext"/>
            </w:pPr>
            <w:r>
              <w:t> </w:t>
            </w:r>
          </w:p>
        </w:tc>
      </w:tr>
      <w:tr w:rsidR="00C87EB8" w14:paraId="167A0194" w14:textId="77777777">
        <w:tc>
          <w:tcPr>
            <w:tcW w:w="0" w:type="auto"/>
            <w:vAlign w:val="center"/>
            <w:hideMark/>
          </w:tcPr>
          <w:p w:rsidR="00C87EB8" w:rsidRDefault="00C87EB8" w14:paraId="3792123C" w14:textId="77777777">
            <w:pPr>
              <w:pStyle w:val="IUCrtabletext"/>
            </w:pPr>
            <w:r>
              <w:t>Temperature (K)</w:t>
            </w:r>
          </w:p>
        </w:tc>
        <w:tc>
          <w:tcPr>
            <w:tcW w:w="0" w:type="auto"/>
            <w:vAlign w:val="center"/>
            <w:hideMark/>
          </w:tcPr>
          <w:p w:rsidR="00C87EB8" w:rsidRDefault="00C87EB8" w14:paraId="79D25E56" w14:textId="77777777">
            <w:pPr>
              <w:pStyle w:val="IUCrtabletext"/>
            </w:pPr>
            <w:r>
              <w:t>287</w:t>
            </w:r>
          </w:p>
        </w:tc>
      </w:tr>
      <w:tr w:rsidR="00C87EB8" w14:paraId="41266951" w14:textId="77777777">
        <w:tc>
          <w:tcPr>
            <w:tcW w:w="0" w:type="auto"/>
            <w:vAlign w:val="center"/>
            <w:hideMark/>
          </w:tcPr>
          <w:p w:rsidR="00C87EB8" w:rsidRDefault="00C87EB8" w14:paraId="619B59D0" w14:textId="77777777">
            <w:pPr>
              <w:pStyle w:val="IUCrtabletext"/>
            </w:pPr>
            <w:r>
              <w:t>Protein concentration</w:t>
            </w:r>
          </w:p>
        </w:tc>
        <w:tc>
          <w:tcPr>
            <w:tcW w:w="0" w:type="auto"/>
            <w:vAlign w:val="center"/>
            <w:hideMark/>
          </w:tcPr>
          <w:p w:rsidR="00C87EB8" w:rsidRDefault="00C87EB8" w14:paraId="1FD1729B" w14:textId="77777777">
            <w:pPr>
              <w:pStyle w:val="IUCrtabletext"/>
            </w:pPr>
            <w:r>
              <w:t> </w:t>
            </w:r>
          </w:p>
        </w:tc>
      </w:tr>
      <w:tr w:rsidR="00C87EB8" w14:paraId="5AEE4A0C" w14:textId="77777777">
        <w:tc>
          <w:tcPr>
            <w:tcW w:w="0" w:type="auto"/>
            <w:vAlign w:val="center"/>
            <w:hideMark/>
          </w:tcPr>
          <w:p w:rsidR="00C87EB8" w:rsidRDefault="00C87EB8" w14:paraId="79A32D6D" w14:textId="77777777">
            <w:pPr>
              <w:pStyle w:val="IUCrtabletext"/>
            </w:pPr>
            <w:r>
              <w:t>Buffer composition of protein solution</w:t>
            </w:r>
          </w:p>
        </w:tc>
        <w:tc>
          <w:tcPr>
            <w:tcW w:w="0" w:type="auto"/>
            <w:vAlign w:val="center"/>
            <w:hideMark/>
          </w:tcPr>
          <w:p w:rsidR="00C87EB8" w:rsidRDefault="00C87EB8" w14:paraId="0412A91C" w14:textId="77777777">
            <w:pPr>
              <w:pStyle w:val="IUCrtabletext"/>
            </w:pPr>
            <w:r>
              <w:t> </w:t>
            </w:r>
          </w:p>
        </w:tc>
      </w:tr>
      <w:tr w:rsidR="00C87EB8" w14:paraId="7B95DF38" w14:textId="77777777">
        <w:tc>
          <w:tcPr>
            <w:tcW w:w="0" w:type="auto"/>
            <w:vAlign w:val="center"/>
            <w:hideMark/>
          </w:tcPr>
          <w:p w:rsidR="00C87EB8" w:rsidRDefault="00C87EB8" w14:paraId="029B9504" w14:textId="77777777">
            <w:pPr>
              <w:pStyle w:val="IUCrtabletext"/>
            </w:pPr>
            <w:r>
              <w:t>Composition of reservoir solution</w:t>
            </w:r>
          </w:p>
        </w:tc>
        <w:tc>
          <w:tcPr>
            <w:tcW w:w="0" w:type="auto"/>
            <w:vAlign w:val="center"/>
            <w:hideMark/>
          </w:tcPr>
          <w:p w:rsidR="00C87EB8" w:rsidRDefault="00C87EB8" w14:paraId="25B06816" w14:textId="77777777">
            <w:pPr>
              <w:pStyle w:val="IUCrtabletext"/>
            </w:pPr>
            <w:proofErr w:type="spellStart"/>
            <w:r>
              <w:t>RigakuReagents</w:t>
            </w:r>
            <w:proofErr w:type="spellEnd"/>
            <w:r>
              <w:t xml:space="preserve"> JCSG+ screen, condition H3: 100mM </w:t>
            </w:r>
            <w:proofErr w:type="spellStart"/>
            <w:r>
              <w:t>BisTris</w:t>
            </w:r>
            <w:proofErr w:type="spellEnd"/>
            <w:r>
              <w:t xml:space="preserve"> pH 5.5, 25% (w/V) PEG 3350: </w:t>
            </w:r>
            <w:proofErr w:type="gramStart"/>
            <w:r>
              <w:t>GilaA.10478.a</w:t>
            </w:r>
            <w:proofErr w:type="gramEnd"/>
            <w:r>
              <w:t xml:space="preserve">·A1.PW27569 + 2mM PLP: tray 254466 h3: </w:t>
            </w:r>
            <w:proofErr w:type="spellStart"/>
            <w:r>
              <w:t>cryo</w:t>
            </w:r>
            <w:proofErr w:type="spellEnd"/>
            <w:r>
              <w:t xml:space="preserve">: 20% ethylene </w:t>
            </w:r>
            <w:proofErr w:type="spellStart"/>
            <w:r>
              <w:t>glcol</w:t>
            </w:r>
            <w:proofErr w:type="spellEnd"/>
            <w:r>
              <w:t>: puck bfw3–4</w:t>
            </w:r>
          </w:p>
        </w:tc>
      </w:tr>
      <w:tr w:rsidR="00C87EB8" w14:paraId="1FCDED66" w14:textId="77777777">
        <w:tc>
          <w:tcPr>
            <w:tcW w:w="0" w:type="auto"/>
            <w:vAlign w:val="center"/>
            <w:hideMark/>
          </w:tcPr>
          <w:p w:rsidR="00C87EB8" w:rsidRDefault="00C87EB8" w14:paraId="3FA16646" w14:textId="77777777">
            <w:pPr>
              <w:pStyle w:val="IUCrtabletext"/>
            </w:pPr>
            <w:r>
              <w:t>Volume and ratio of drop</w:t>
            </w:r>
          </w:p>
        </w:tc>
        <w:tc>
          <w:tcPr>
            <w:tcW w:w="0" w:type="auto"/>
            <w:vAlign w:val="center"/>
            <w:hideMark/>
          </w:tcPr>
          <w:p w:rsidR="00C87EB8" w:rsidRDefault="00C87EB8" w14:paraId="2DDD59E2" w14:textId="77777777">
            <w:pPr>
              <w:pStyle w:val="IUCrtabletext"/>
            </w:pPr>
            <w:r>
              <w:t> </w:t>
            </w:r>
          </w:p>
        </w:tc>
      </w:tr>
      <w:tr w:rsidR="00C87EB8" w14:paraId="7972DEF0" w14:textId="77777777">
        <w:tc>
          <w:tcPr>
            <w:tcW w:w="0" w:type="auto"/>
            <w:vAlign w:val="center"/>
            <w:hideMark/>
          </w:tcPr>
          <w:p w:rsidR="00C87EB8" w:rsidRDefault="00C87EB8" w14:paraId="3A1921AB" w14:textId="77777777">
            <w:pPr>
              <w:pStyle w:val="IUCrtabletext"/>
            </w:pPr>
            <w:r>
              <w:t>Volume of reservoir</w:t>
            </w:r>
          </w:p>
        </w:tc>
        <w:tc>
          <w:tcPr>
            <w:tcW w:w="0" w:type="auto"/>
            <w:vAlign w:val="center"/>
            <w:hideMark/>
          </w:tcPr>
          <w:p w:rsidR="00C87EB8" w:rsidRDefault="00C87EB8" w14:paraId="712D7F20" w14:textId="77777777">
            <w:pPr>
              <w:pStyle w:val="IUCrtabletext"/>
            </w:pPr>
            <w:r>
              <w:t> </w:t>
            </w:r>
          </w:p>
        </w:tc>
      </w:tr>
    </w:tbl>
    <w:p w:rsidR="00C87EB8" w:rsidRDefault="00C87EB8" w14:paraId="46DFA82E" w14:textId="77777777">
      <w:pPr>
        <w:pStyle w:val="IUCrbodytext"/>
      </w:pPr>
    </w:p>
    <w:p w:rsidRPr="002753B0" w:rsidR="00C87EB8" w:rsidP="00C87EB8" w:rsidRDefault="00C87EB8" w14:paraId="0D43C475" w14:textId="77777777">
      <w:pPr>
        <w:pStyle w:val="IUCrheading2"/>
        <w:numPr>
          <w:ilvl w:val="1"/>
          <w:numId w:val="33"/>
        </w:numPr>
        <w:textAlignment w:val="auto"/>
        <w:rPr>
          <w:highlight w:val="yellow"/>
        </w:rPr>
      </w:pPr>
      <w:r w:rsidRPr="002753B0">
        <w:rPr>
          <w:highlight w:val="yellow"/>
        </w:rPr>
        <w:t xml:space="preserve">Data collection and processing </w:t>
      </w:r>
    </w:p>
    <w:p w:rsidR="00C87EB8" w:rsidRDefault="00C87EB8" w14:paraId="7BD46483" w14:textId="77777777">
      <w:pPr>
        <w:pStyle w:val="IUCrbodytext"/>
      </w:pPr>
      <w:r>
        <w:t>Text in this section should supplement or complete information provided in Table 3.</w:t>
      </w:r>
    </w:p>
    <w:p w:rsidR="00C87EB8" w:rsidRDefault="00C87EB8" w14:paraId="1E20F5A5" w14:textId="77777777">
      <w:pPr>
        <w:pStyle w:val="IUCrbodytext"/>
      </w:pPr>
    </w:p>
    <w:p w:rsidR="00C87EB8" w:rsidP="00C87EB8" w:rsidRDefault="00C87EB8" w14:paraId="717C7EC0" w14:textId="77777777">
      <w:pPr>
        <w:pStyle w:val="IUCrtablecaption"/>
        <w:numPr>
          <w:ilvl w:val="0"/>
          <w:numId w:val="34"/>
        </w:numPr>
        <w:jc w:val="both"/>
      </w:pPr>
      <w:r>
        <w:t xml:space="preserve">Data collection and processing </w:t>
      </w:r>
    </w:p>
    <w:p w:rsidR="00C87EB8" w:rsidRDefault="00C87EB8" w14:paraId="50177459" w14:textId="77777777">
      <w:pPr>
        <w:pStyle w:val="IUCrtableheadnote"/>
      </w:pPr>
      <w:r>
        <w:t xml:space="preserve">Please use the footnotes section beneath this table to address any issues highlighted in </w:t>
      </w:r>
      <w:r>
        <w:rPr>
          <w:b/>
          <w:bCs/>
          <w:u w:val="single"/>
        </w:rPr>
        <w:t>bold-underlined</w:t>
      </w:r>
      <w:r>
        <w:t xml:space="preserve"> text if </w:t>
      </w:r>
      <w:proofErr w:type="gramStart"/>
      <w:r>
        <w:t>applicable</w:t>
      </w:r>
      <w:proofErr w:type="gramEnd"/>
    </w:p>
    <w:p w:rsidR="00C87EB8" w:rsidRDefault="00C87EB8" w14:paraId="2ED76A0D" w14:textId="77777777">
      <w:pPr>
        <w:pStyle w:val="IUCrtableheadnote"/>
      </w:pPr>
      <w:r>
        <w:t xml:space="preserve">Values for the outer shell are given in parentheses. </w:t>
      </w:r>
    </w:p>
    <w:tbl>
      <w:tblPr>
        <w:tblW w:w="0" w:type="auto"/>
        <w:tblInd w:w="170" w:type="dxa"/>
        <w:tblBorders>
          <w:top w:val="single" w:color="auto" w:sz="4" w:space="0"/>
          <w:bottom w:val="single" w:color="auto" w:sz="4" w:space="0"/>
        </w:tblBorders>
        <w:tblLook w:val="04A0" w:firstRow="1" w:lastRow="0" w:firstColumn="1" w:lastColumn="0" w:noHBand="0" w:noVBand="1"/>
      </w:tblPr>
      <w:tblGrid>
        <w:gridCol w:w="3325"/>
        <w:gridCol w:w="3607"/>
      </w:tblGrid>
      <w:tr w:rsidR="00C87EB8" w14:paraId="2D73BBAB" w14:textId="77777777">
        <w:tc>
          <w:tcPr>
            <w:tcW w:w="0" w:type="auto"/>
            <w:vAlign w:val="center"/>
            <w:hideMark/>
          </w:tcPr>
          <w:p w:rsidR="00C87EB8" w:rsidRDefault="00C87EB8" w14:paraId="190C47E5" w14:textId="77777777">
            <w:pPr>
              <w:pStyle w:val="IUCrtabletext"/>
              <w:rPr>
                <w:lang w:val="en-US"/>
              </w:rPr>
            </w:pPr>
            <w:r>
              <w:t>Diffraction source</w:t>
            </w:r>
          </w:p>
        </w:tc>
        <w:tc>
          <w:tcPr>
            <w:tcW w:w="0" w:type="auto"/>
            <w:vAlign w:val="center"/>
            <w:hideMark/>
          </w:tcPr>
          <w:p w:rsidR="00C87EB8" w:rsidRDefault="00C87EB8" w14:paraId="072EE780" w14:textId="77777777">
            <w:pPr>
              <w:pStyle w:val="IUCrtabletext"/>
            </w:pPr>
            <w:r>
              <w:t>Rotating anode; Rigaku Fr-E+ superbright</w:t>
            </w:r>
          </w:p>
        </w:tc>
      </w:tr>
      <w:tr w:rsidR="00C87EB8" w14:paraId="61C52DA4" w14:textId="77777777">
        <w:tc>
          <w:tcPr>
            <w:tcW w:w="0" w:type="auto"/>
            <w:vAlign w:val="center"/>
            <w:hideMark/>
          </w:tcPr>
          <w:p w:rsidR="00C87EB8" w:rsidRDefault="00C87EB8" w14:paraId="4BF3625E" w14:textId="77777777">
            <w:pPr>
              <w:pStyle w:val="IUCrtabletext"/>
            </w:pPr>
            <w:r>
              <w:t>Wavelength (Å)</w:t>
            </w:r>
          </w:p>
        </w:tc>
        <w:tc>
          <w:tcPr>
            <w:tcW w:w="0" w:type="auto"/>
            <w:vAlign w:val="center"/>
            <w:hideMark/>
          </w:tcPr>
          <w:p w:rsidR="00C87EB8" w:rsidRDefault="00C87EB8" w14:paraId="5311826B" w14:textId="77777777">
            <w:pPr>
              <w:pStyle w:val="IUCrtabletext"/>
            </w:pPr>
            <w:r>
              <w:t> </w:t>
            </w:r>
          </w:p>
        </w:tc>
      </w:tr>
      <w:tr w:rsidR="00C87EB8" w14:paraId="58D5C8FB" w14:textId="77777777">
        <w:tc>
          <w:tcPr>
            <w:tcW w:w="0" w:type="auto"/>
            <w:vAlign w:val="center"/>
            <w:hideMark/>
          </w:tcPr>
          <w:p w:rsidR="00C87EB8" w:rsidRDefault="00C87EB8" w14:paraId="6474E68F" w14:textId="77777777">
            <w:pPr>
              <w:pStyle w:val="IUCrtabletext"/>
            </w:pPr>
            <w:r>
              <w:t>Temperature (K)</w:t>
            </w:r>
          </w:p>
        </w:tc>
        <w:tc>
          <w:tcPr>
            <w:tcW w:w="0" w:type="auto"/>
            <w:vAlign w:val="center"/>
            <w:hideMark/>
          </w:tcPr>
          <w:p w:rsidR="00C87EB8" w:rsidRDefault="00C87EB8" w14:paraId="73BDF10F" w14:textId="77777777">
            <w:pPr>
              <w:pStyle w:val="IUCrtabletext"/>
            </w:pPr>
            <w:r>
              <w:t>100</w:t>
            </w:r>
          </w:p>
        </w:tc>
      </w:tr>
      <w:tr w:rsidR="00C87EB8" w14:paraId="56D32CB5" w14:textId="77777777">
        <w:tc>
          <w:tcPr>
            <w:tcW w:w="0" w:type="auto"/>
            <w:vAlign w:val="center"/>
            <w:hideMark/>
          </w:tcPr>
          <w:p w:rsidR="00C87EB8" w:rsidRDefault="00C87EB8" w14:paraId="1C8C1AD4" w14:textId="77777777">
            <w:pPr>
              <w:pStyle w:val="IUCrtabletext"/>
            </w:pPr>
            <w:r>
              <w:t>Detector</w:t>
            </w:r>
          </w:p>
        </w:tc>
        <w:tc>
          <w:tcPr>
            <w:tcW w:w="0" w:type="auto"/>
            <w:vAlign w:val="center"/>
            <w:hideMark/>
          </w:tcPr>
          <w:p w:rsidR="00C87EB8" w:rsidRDefault="00C87EB8" w14:paraId="45EE0218" w14:textId="77777777">
            <w:pPr>
              <w:pStyle w:val="IUCrtabletext"/>
            </w:pPr>
            <w:r>
              <w:t xml:space="preserve">Rigaku </w:t>
            </w:r>
            <w:proofErr w:type="spellStart"/>
            <w:r>
              <w:t>saturn</w:t>
            </w:r>
            <w:proofErr w:type="spellEnd"/>
            <w:r>
              <w:t xml:space="preserve"> 944+ CCD</w:t>
            </w:r>
          </w:p>
        </w:tc>
      </w:tr>
      <w:tr w:rsidR="00C87EB8" w14:paraId="779272DF" w14:textId="77777777">
        <w:tc>
          <w:tcPr>
            <w:tcW w:w="0" w:type="auto"/>
            <w:vAlign w:val="center"/>
            <w:hideMark/>
          </w:tcPr>
          <w:p w:rsidR="00C87EB8" w:rsidRDefault="00C87EB8" w14:paraId="7E66FB5C" w14:textId="77777777">
            <w:pPr>
              <w:pStyle w:val="IUCrtabletext"/>
            </w:pPr>
            <w:r>
              <w:t>Crystal-detector distance (mm)</w:t>
            </w:r>
          </w:p>
        </w:tc>
        <w:tc>
          <w:tcPr>
            <w:tcW w:w="0" w:type="auto"/>
            <w:vAlign w:val="center"/>
            <w:hideMark/>
          </w:tcPr>
          <w:p w:rsidR="00C87EB8" w:rsidRDefault="00C87EB8" w14:paraId="4FC5EFEF" w14:textId="77777777">
            <w:pPr>
              <w:pStyle w:val="IUCrtabletext"/>
            </w:pPr>
            <w:r>
              <w:t> </w:t>
            </w:r>
          </w:p>
        </w:tc>
      </w:tr>
      <w:tr w:rsidR="00C87EB8" w14:paraId="4E6D2277" w14:textId="77777777">
        <w:tc>
          <w:tcPr>
            <w:tcW w:w="0" w:type="auto"/>
            <w:vAlign w:val="center"/>
            <w:hideMark/>
          </w:tcPr>
          <w:p w:rsidR="00C87EB8" w:rsidRDefault="00C87EB8" w14:paraId="484DC70D" w14:textId="77777777">
            <w:pPr>
              <w:pStyle w:val="IUCrtabletext"/>
            </w:pPr>
            <w:r>
              <w:t>Rotation range per image (°)</w:t>
            </w:r>
          </w:p>
        </w:tc>
        <w:tc>
          <w:tcPr>
            <w:tcW w:w="0" w:type="auto"/>
            <w:vAlign w:val="center"/>
            <w:hideMark/>
          </w:tcPr>
          <w:p w:rsidR="00C87EB8" w:rsidRDefault="00C87EB8" w14:paraId="6ADA293E" w14:textId="77777777">
            <w:pPr>
              <w:pStyle w:val="IUCrtabletext"/>
            </w:pPr>
            <w:r>
              <w:t> </w:t>
            </w:r>
          </w:p>
        </w:tc>
      </w:tr>
      <w:tr w:rsidR="00C87EB8" w14:paraId="4EAFDA20" w14:textId="77777777">
        <w:tc>
          <w:tcPr>
            <w:tcW w:w="0" w:type="auto"/>
            <w:vAlign w:val="center"/>
            <w:hideMark/>
          </w:tcPr>
          <w:p w:rsidR="00C87EB8" w:rsidRDefault="00C87EB8" w14:paraId="4BCFFB48" w14:textId="77777777">
            <w:pPr>
              <w:pStyle w:val="IUCrtabletext"/>
            </w:pPr>
            <w:r>
              <w:t>Total rotation range (°)</w:t>
            </w:r>
          </w:p>
        </w:tc>
        <w:tc>
          <w:tcPr>
            <w:tcW w:w="0" w:type="auto"/>
            <w:vAlign w:val="center"/>
            <w:hideMark/>
          </w:tcPr>
          <w:p w:rsidR="00C87EB8" w:rsidRDefault="00C87EB8" w14:paraId="04E7E103" w14:textId="77777777">
            <w:pPr>
              <w:pStyle w:val="IUCrtabletext"/>
            </w:pPr>
            <w:r>
              <w:t> </w:t>
            </w:r>
          </w:p>
        </w:tc>
      </w:tr>
      <w:tr w:rsidR="00C87EB8" w14:paraId="06597BE3" w14:textId="77777777">
        <w:tc>
          <w:tcPr>
            <w:tcW w:w="0" w:type="auto"/>
            <w:vAlign w:val="center"/>
            <w:hideMark/>
          </w:tcPr>
          <w:p w:rsidR="00C87EB8" w:rsidRDefault="00C87EB8" w14:paraId="4B4FD3A4" w14:textId="77777777">
            <w:pPr>
              <w:pStyle w:val="IUCrtabletext"/>
            </w:pPr>
            <w:r>
              <w:t>Exposure time per image (s)</w:t>
            </w:r>
          </w:p>
        </w:tc>
        <w:tc>
          <w:tcPr>
            <w:tcW w:w="0" w:type="auto"/>
            <w:vAlign w:val="center"/>
            <w:hideMark/>
          </w:tcPr>
          <w:p w:rsidR="00C87EB8" w:rsidRDefault="00C87EB8" w14:paraId="5077287F" w14:textId="77777777">
            <w:pPr>
              <w:pStyle w:val="IUCrtabletext"/>
            </w:pPr>
            <w:r>
              <w:t> </w:t>
            </w:r>
          </w:p>
        </w:tc>
      </w:tr>
      <w:tr w:rsidR="00C87EB8" w14:paraId="76047DF1" w14:textId="77777777">
        <w:tc>
          <w:tcPr>
            <w:tcW w:w="0" w:type="auto"/>
            <w:vAlign w:val="center"/>
            <w:hideMark/>
          </w:tcPr>
          <w:p w:rsidR="00C87EB8" w:rsidRDefault="00C87EB8" w14:paraId="31F26E96" w14:textId="77777777">
            <w:pPr>
              <w:pStyle w:val="IUCrtabletext"/>
            </w:pPr>
            <w:r>
              <w:t>Space group</w:t>
            </w:r>
          </w:p>
        </w:tc>
        <w:tc>
          <w:tcPr>
            <w:tcW w:w="0" w:type="auto"/>
            <w:vAlign w:val="center"/>
            <w:hideMark/>
          </w:tcPr>
          <w:p w:rsidR="00C87EB8" w:rsidRDefault="00C87EB8" w14:paraId="3C893008" w14:textId="77777777">
            <w:pPr>
              <w:pStyle w:val="IUCrtabletext"/>
            </w:pPr>
            <w:r>
              <w:rPr>
                <w:i/>
                <w:iCs/>
              </w:rPr>
              <w:t>P</w:t>
            </w:r>
            <w:r>
              <w:t>2</w:t>
            </w:r>
            <w:r>
              <w:rPr>
                <w:vertAlign w:val="subscript"/>
              </w:rPr>
              <w:t>1</w:t>
            </w:r>
          </w:p>
        </w:tc>
      </w:tr>
      <w:tr w:rsidR="00C87EB8" w14:paraId="1FF0A652" w14:textId="77777777">
        <w:tc>
          <w:tcPr>
            <w:tcW w:w="0" w:type="auto"/>
            <w:vAlign w:val="center"/>
            <w:hideMark/>
          </w:tcPr>
          <w:p w:rsidR="00C87EB8" w:rsidRDefault="00C87EB8" w14:paraId="25607AFE" w14:textId="77777777">
            <w:pPr>
              <w:pStyle w:val="IUCrtabletext"/>
            </w:pPr>
            <w:r>
              <w:rPr>
                <w:i/>
                <w:iCs/>
              </w:rPr>
              <w:t>a</w:t>
            </w:r>
            <w:r>
              <w:t xml:space="preserve">, </w:t>
            </w:r>
            <w:r>
              <w:rPr>
                <w:i/>
                <w:iCs/>
              </w:rPr>
              <w:t>b</w:t>
            </w:r>
            <w:r>
              <w:t xml:space="preserve">, </w:t>
            </w:r>
            <w:r>
              <w:rPr>
                <w:i/>
                <w:iCs/>
              </w:rPr>
              <w:t>c</w:t>
            </w:r>
            <w:r>
              <w:t xml:space="preserve"> (Å)</w:t>
            </w:r>
          </w:p>
        </w:tc>
        <w:tc>
          <w:tcPr>
            <w:tcW w:w="0" w:type="auto"/>
            <w:vAlign w:val="center"/>
            <w:hideMark/>
          </w:tcPr>
          <w:p w:rsidR="00C87EB8" w:rsidRDefault="00C87EB8" w14:paraId="015B203E" w14:textId="77777777">
            <w:pPr>
              <w:pStyle w:val="IUCrtabletext"/>
            </w:pPr>
            <w:r>
              <w:t>58.99, 243.18, 60.50</w:t>
            </w:r>
          </w:p>
        </w:tc>
      </w:tr>
      <w:tr w:rsidR="00C87EB8" w14:paraId="1B20544C" w14:textId="77777777">
        <w:tc>
          <w:tcPr>
            <w:tcW w:w="0" w:type="auto"/>
            <w:vAlign w:val="center"/>
            <w:hideMark/>
          </w:tcPr>
          <w:p w:rsidR="00C87EB8" w:rsidRDefault="00C87EB8" w14:paraId="6E294951" w14:textId="77777777">
            <w:pPr>
              <w:pStyle w:val="IUCrtabletext"/>
            </w:pPr>
            <w:r>
              <w:rPr>
                <w:rFonts w:ascii="Standard Symbols l" w:hAnsi="Standard Symbols l"/>
              </w:rPr>
              <w:lastRenderedPageBreak/>
              <w:t>α</w:t>
            </w:r>
            <w:r>
              <w:t xml:space="preserve">, </w:t>
            </w:r>
            <w:r>
              <w:rPr>
                <w:rFonts w:ascii="Standard Symbols l" w:hAnsi="Standard Symbols l"/>
              </w:rPr>
              <w:t>β</w:t>
            </w:r>
            <w:r>
              <w:t xml:space="preserve">, </w:t>
            </w:r>
            <w:r>
              <w:rPr>
                <w:rFonts w:ascii="Standard Symbols l" w:hAnsi="Standard Symbols l"/>
              </w:rPr>
              <w:t>γ</w:t>
            </w:r>
            <w:r>
              <w:t xml:space="preserve"> (°)</w:t>
            </w:r>
          </w:p>
        </w:tc>
        <w:tc>
          <w:tcPr>
            <w:tcW w:w="0" w:type="auto"/>
            <w:vAlign w:val="center"/>
            <w:hideMark/>
          </w:tcPr>
          <w:p w:rsidR="00C87EB8" w:rsidRDefault="00C87EB8" w14:paraId="40EE903D" w14:textId="77777777">
            <w:pPr>
              <w:pStyle w:val="IUCrtabletext"/>
            </w:pPr>
            <w:r>
              <w:t>90, 118.92, 90</w:t>
            </w:r>
          </w:p>
        </w:tc>
      </w:tr>
      <w:tr w:rsidR="00C87EB8" w14:paraId="79C912A1" w14:textId="77777777">
        <w:tc>
          <w:tcPr>
            <w:tcW w:w="0" w:type="auto"/>
            <w:vAlign w:val="center"/>
            <w:hideMark/>
          </w:tcPr>
          <w:p w:rsidR="00C87EB8" w:rsidRDefault="00C87EB8" w14:paraId="424E9CCF" w14:textId="77777777">
            <w:pPr>
              <w:pStyle w:val="IUCrtabletext"/>
            </w:pPr>
            <w:proofErr w:type="spellStart"/>
            <w:r>
              <w:t>Mosaicity</w:t>
            </w:r>
            <w:proofErr w:type="spellEnd"/>
            <w:r>
              <w:t xml:space="preserve"> (°)</w:t>
            </w:r>
          </w:p>
        </w:tc>
        <w:tc>
          <w:tcPr>
            <w:tcW w:w="0" w:type="auto"/>
            <w:vAlign w:val="center"/>
            <w:hideMark/>
          </w:tcPr>
          <w:p w:rsidR="00C87EB8" w:rsidRDefault="00C87EB8" w14:paraId="5CE289B0" w14:textId="77777777">
            <w:pPr>
              <w:pStyle w:val="IUCrtabletext"/>
            </w:pPr>
            <w:r>
              <w:t> </w:t>
            </w:r>
          </w:p>
        </w:tc>
      </w:tr>
      <w:tr w:rsidR="00C87EB8" w14:paraId="7A2C9316" w14:textId="77777777">
        <w:tc>
          <w:tcPr>
            <w:tcW w:w="0" w:type="auto"/>
            <w:vAlign w:val="center"/>
            <w:hideMark/>
          </w:tcPr>
          <w:p w:rsidR="00C87EB8" w:rsidRDefault="00C87EB8" w14:paraId="31DCA7B2" w14:textId="77777777">
            <w:pPr>
              <w:pStyle w:val="IUCrtabletext"/>
            </w:pPr>
            <w:r>
              <w:t>Resolution range (Å)</w:t>
            </w:r>
          </w:p>
        </w:tc>
        <w:tc>
          <w:tcPr>
            <w:tcW w:w="0" w:type="auto"/>
            <w:vAlign w:val="center"/>
            <w:hideMark/>
          </w:tcPr>
          <w:p w:rsidR="00C87EB8" w:rsidRDefault="00C87EB8" w14:paraId="791A1F38" w14:textId="77777777">
            <w:pPr>
              <w:pStyle w:val="IUCrtabletext"/>
            </w:pPr>
            <w:r>
              <w:t>50–2.100 (2.150–2.100)</w:t>
            </w:r>
          </w:p>
        </w:tc>
      </w:tr>
      <w:tr w:rsidR="00C87EB8" w14:paraId="1C840DA2" w14:textId="77777777">
        <w:tc>
          <w:tcPr>
            <w:tcW w:w="0" w:type="auto"/>
            <w:vAlign w:val="center"/>
            <w:hideMark/>
          </w:tcPr>
          <w:p w:rsidR="00C87EB8" w:rsidRDefault="00C87EB8" w14:paraId="1B13BAFD" w14:textId="77777777">
            <w:pPr>
              <w:pStyle w:val="IUCrtabletext"/>
            </w:pPr>
            <w:r>
              <w:t>Total No. of reflections</w:t>
            </w:r>
          </w:p>
        </w:tc>
        <w:tc>
          <w:tcPr>
            <w:tcW w:w="0" w:type="auto"/>
            <w:vAlign w:val="center"/>
            <w:hideMark/>
          </w:tcPr>
          <w:p w:rsidR="00C87EB8" w:rsidRDefault="00C87EB8" w14:paraId="5EF94976" w14:textId="77777777">
            <w:pPr>
              <w:pStyle w:val="IUCrtabletext"/>
            </w:pPr>
            <w:r>
              <w:t> </w:t>
            </w:r>
          </w:p>
        </w:tc>
      </w:tr>
      <w:tr w:rsidR="00C87EB8" w14:paraId="545997EE" w14:textId="77777777">
        <w:tc>
          <w:tcPr>
            <w:tcW w:w="0" w:type="auto"/>
            <w:vAlign w:val="center"/>
            <w:hideMark/>
          </w:tcPr>
          <w:p w:rsidR="00C87EB8" w:rsidRDefault="00C87EB8" w14:paraId="110BCA8F" w14:textId="77777777">
            <w:pPr>
              <w:pStyle w:val="IUCrtabletext"/>
            </w:pPr>
            <w:r>
              <w:t>No. of unique reflections</w:t>
            </w:r>
          </w:p>
        </w:tc>
        <w:tc>
          <w:tcPr>
            <w:tcW w:w="0" w:type="auto"/>
            <w:vAlign w:val="center"/>
            <w:hideMark/>
          </w:tcPr>
          <w:p w:rsidR="00C87EB8" w:rsidRDefault="00C87EB8" w14:paraId="0C66871A" w14:textId="77777777">
            <w:pPr>
              <w:pStyle w:val="IUCrtabletext"/>
            </w:pPr>
            <w:r>
              <w:t> </w:t>
            </w:r>
          </w:p>
        </w:tc>
      </w:tr>
      <w:tr w:rsidR="00C87EB8" w14:paraId="1FCFAEC5" w14:textId="77777777">
        <w:tc>
          <w:tcPr>
            <w:tcW w:w="0" w:type="auto"/>
            <w:vAlign w:val="center"/>
            <w:hideMark/>
          </w:tcPr>
          <w:p w:rsidR="00C87EB8" w:rsidRDefault="00C87EB8" w14:paraId="0C267B1A" w14:textId="77777777">
            <w:pPr>
              <w:pStyle w:val="IUCrtabletext"/>
            </w:pPr>
            <w:r>
              <w:t>Completeness (%)</w:t>
            </w:r>
          </w:p>
        </w:tc>
        <w:tc>
          <w:tcPr>
            <w:tcW w:w="0" w:type="auto"/>
            <w:vAlign w:val="center"/>
            <w:hideMark/>
          </w:tcPr>
          <w:p w:rsidR="00C87EB8" w:rsidRDefault="00C87EB8" w14:paraId="3B4D4EAA" w14:textId="77777777">
            <w:pPr>
              <w:pStyle w:val="IUCrtabletext"/>
            </w:pPr>
            <w:r>
              <w:t>99.000 (98.100)</w:t>
            </w:r>
          </w:p>
        </w:tc>
      </w:tr>
      <w:tr w:rsidR="00C87EB8" w14:paraId="0A67B1BC" w14:textId="77777777">
        <w:tc>
          <w:tcPr>
            <w:tcW w:w="0" w:type="auto"/>
            <w:vAlign w:val="center"/>
            <w:hideMark/>
          </w:tcPr>
          <w:p w:rsidR="00C87EB8" w:rsidRDefault="00C87EB8" w14:paraId="7D707B54" w14:textId="77777777">
            <w:pPr>
              <w:pStyle w:val="IUCrtabletext"/>
            </w:pPr>
            <w:r>
              <w:t>Redundancy</w:t>
            </w:r>
          </w:p>
        </w:tc>
        <w:tc>
          <w:tcPr>
            <w:tcW w:w="0" w:type="auto"/>
            <w:vAlign w:val="center"/>
            <w:hideMark/>
          </w:tcPr>
          <w:p w:rsidR="00C87EB8" w:rsidRDefault="00C87EB8" w14:paraId="5F383575" w14:textId="77777777">
            <w:pPr>
              <w:pStyle w:val="IUCrtabletext"/>
            </w:pPr>
            <w:r>
              <w:t>2.951 (2.545)</w:t>
            </w:r>
          </w:p>
        </w:tc>
      </w:tr>
      <w:tr w:rsidR="00C87EB8" w14:paraId="3C945340" w14:textId="77777777">
        <w:tc>
          <w:tcPr>
            <w:tcW w:w="0" w:type="auto"/>
            <w:vAlign w:val="center"/>
            <w:hideMark/>
          </w:tcPr>
          <w:p w:rsidR="00C87EB8" w:rsidRDefault="00C87EB8" w14:paraId="471A1FCF" w14:textId="77777777">
            <w:pPr>
              <w:pStyle w:val="IUCrtabletext"/>
            </w:pPr>
            <w:r>
              <w:rPr>
                <w:rFonts w:ascii="Standard Symbols l" w:hAnsi="Standard Symbols l"/>
              </w:rPr>
              <w:t>〈</w:t>
            </w:r>
            <w:r>
              <w:t xml:space="preserve"> </w:t>
            </w:r>
            <w:r>
              <w:rPr>
                <w:i/>
                <w:iCs/>
              </w:rPr>
              <w:t>I</w:t>
            </w:r>
            <w:r>
              <w:t>/</w:t>
            </w:r>
            <w:r>
              <w:rPr>
                <w:rFonts w:ascii="Standard Symbols l" w:hAnsi="Standard Symbols l"/>
              </w:rPr>
              <w:t>σ</w:t>
            </w:r>
            <w:r>
              <w:t>(</w:t>
            </w:r>
            <w:r>
              <w:rPr>
                <w:i/>
                <w:iCs/>
              </w:rPr>
              <w:t>I</w:t>
            </w:r>
            <w:r>
              <w:t>)</w:t>
            </w:r>
            <w:r>
              <w:rPr>
                <w:rFonts w:ascii="Standard Symbols l" w:hAnsi="Standard Symbols l"/>
              </w:rPr>
              <w:t>〉</w:t>
            </w:r>
          </w:p>
        </w:tc>
        <w:tc>
          <w:tcPr>
            <w:tcW w:w="0" w:type="auto"/>
            <w:vAlign w:val="center"/>
            <w:hideMark/>
          </w:tcPr>
          <w:p w:rsidR="00C87EB8" w:rsidRDefault="00C87EB8" w14:paraId="50432FF9" w14:textId="77777777">
            <w:pPr>
              <w:pStyle w:val="IUCrtabletext"/>
            </w:pPr>
            <w:r>
              <w:t>9.450 (</w:t>
            </w:r>
            <w:r>
              <w:rPr>
                <w:b/>
                <w:bCs/>
                <w:u w:val="single"/>
              </w:rPr>
              <w:t>see note below #</w:t>
            </w:r>
            <w:r>
              <w:t>)</w:t>
            </w:r>
          </w:p>
        </w:tc>
      </w:tr>
      <w:tr w:rsidR="00C87EB8" w14:paraId="30F1997F" w14:textId="77777777">
        <w:tc>
          <w:tcPr>
            <w:tcW w:w="0" w:type="auto"/>
            <w:vAlign w:val="center"/>
            <w:hideMark/>
          </w:tcPr>
          <w:p w:rsidR="00C87EB8" w:rsidRDefault="00C87EB8" w14:paraId="214A9864" w14:textId="77777777">
            <w:pPr>
              <w:pStyle w:val="IUCrtabletext"/>
            </w:pPr>
            <w:proofErr w:type="spellStart"/>
            <w:r>
              <w:rPr>
                <w:i/>
                <w:iCs/>
              </w:rPr>
              <w:t>R</w:t>
            </w:r>
            <w:r>
              <w:rPr>
                <w:vertAlign w:val="subscript"/>
              </w:rPr>
              <w:t>r.i.m</w:t>
            </w:r>
            <w:proofErr w:type="spellEnd"/>
            <w:r>
              <w:rPr>
                <w:vertAlign w:val="subscript"/>
              </w:rPr>
              <w:t>.</w:t>
            </w:r>
          </w:p>
        </w:tc>
        <w:tc>
          <w:tcPr>
            <w:tcW w:w="0" w:type="auto"/>
            <w:vAlign w:val="center"/>
            <w:hideMark/>
          </w:tcPr>
          <w:p w:rsidR="00C87EB8" w:rsidRDefault="00C87EB8" w14:paraId="45C4FB83" w14:textId="77777777">
            <w:pPr>
              <w:pStyle w:val="IUCrtabletext"/>
            </w:pPr>
            <w:r>
              <w:t>0.116 (0.544)</w:t>
            </w:r>
          </w:p>
        </w:tc>
      </w:tr>
      <w:tr w:rsidR="00C87EB8" w14:paraId="4F56B1EC" w14:textId="77777777">
        <w:tc>
          <w:tcPr>
            <w:tcW w:w="0" w:type="auto"/>
            <w:vAlign w:val="center"/>
            <w:hideMark/>
          </w:tcPr>
          <w:p w:rsidR="00C87EB8" w:rsidRDefault="00C87EB8" w14:paraId="3F9A6CDC" w14:textId="77777777">
            <w:pPr>
              <w:pStyle w:val="IUCrtabletext"/>
            </w:pPr>
            <w:r>
              <w:t xml:space="preserve">Overall </w:t>
            </w:r>
            <w:r>
              <w:rPr>
                <w:i/>
                <w:iCs/>
              </w:rPr>
              <w:t>B</w:t>
            </w:r>
            <w:r>
              <w:t xml:space="preserve"> factor from Wilson plot (Å</w:t>
            </w:r>
            <w:r>
              <w:rPr>
                <w:vertAlign w:val="superscript"/>
              </w:rPr>
              <w:t>2</w:t>
            </w:r>
            <w:r>
              <w:t>)</w:t>
            </w:r>
          </w:p>
        </w:tc>
        <w:tc>
          <w:tcPr>
            <w:tcW w:w="0" w:type="auto"/>
            <w:vAlign w:val="center"/>
            <w:hideMark/>
          </w:tcPr>
          <w:p w:rsidR="00C87EB8" w:rsidRDefault="00C87EB8" w14:paraId="224F17F4" w14:textId="77777777">
            <w:pPr>
              <w:pStyle w:val="IUCrtabletext"/>
            </w:pPr>
            <w:r>
              <w:t xml:space="preserve">29.734 </w:t>
            </w:r>
            <w:r>
              <w:rPr>
                <w:b/>
                <w:bCs/>
                <w:u w:val="single"/>
              </w:rPr>
              <w:t>see note below †</w:t>
            </w:r>
          </w:p>
        </w:tc>
      </w:tr>
    </w:tbl>
    <w:p w:rsidR="00C87EB8" w:rsidRDefault="00C87EB8" w14:paraId="4BF4931C" w14:textId="77777777">
      <w:pPr>
        <w:pStyle w:val="IUCrtablefootnote"/>
      </w:pPr>
      <w:r>
        <w:t xml:space="preserve"># If mean </w:t>
      </w:r>
      <w:r>
        <w:rPr>
          <w:i/>
          <w:iCs/>
        </w:rPr>
        <w:t>I</w:t>
      </w:r>
      <w:r>
        <w:t>/σ(</w:t>
      </w:r>
      <w:r>
        <w:rPr>
          <w:i/>
          <w:iCs/>
        </w:rPr>
        <w:t>I</w:t>
      </w:r>
      <w:r>
        <w:t>) in outer shell is &lt;2.0, please provide an explanation [as a footnote here] and provide resolution at which it falls below 2.0.</w:t>
      </w:r>
    </w:p>
    <w:p w:rsidR="00C87EB8" w:rsidRDefault="00C87EB8" w14:paraId="00BC73FD" w14:textId="77777777">
      <w:pPr>
        <w:pStyle w:val="IUCrtablefootnote"/>
      </w:pPr>
      <w:r>
        <w:t xml:space="preserve">† State here if there are any anomalies in the Wilson plot, such as spikes arising from ice rings, </w:t>
      </w:r>
      <w:r>
        <w:rPr>
          <w:i/>
          <w:iCs/>
        </w:rPr>
        <w:t>etc.</w:t>
      </w:r>
    </w:p>
    <w:p w:rsidR="00C87EB8" w:rsidRDefault="00C87EB8" w14:paraId="58BA6A14" w14:textId="77777777">
      <w:pPr>
        <w:pStyle w:val="IUCrbodytext"/>
      </w:pPr>
    </w:p>
    <w:p w:rsidRPr="002753B0" w:rsidR="00C87EB8" w:rsidP="00C87EB8" w:rsidRDefault="00C87EB8" w14:paraId="028471D0" w14:textId="77777777">
      <w:pPr>
        <w:pStyle w:val="IUCrheading2"/>
        <w:numPr>
          <w:ilvl w:val="1"/>
          <w:numId w:val="33"/>
        </w:numPr>
        <w:textAlignment w:val="auto"/>
        <w:rPr>
          <w:highlight w:val="yellow"/>
        </w:rPr>
      </w:pPr>
      <w:r w:rsidRPr="002753B0">
        <w:rPr>
          <w:highlight w:val="yellow"/>
        </w:rPr>
        <w:t xml:space="preserve">Structure solution and </w:t>
      </w:r>
      <w:proofErr w:type="gramStart"/>
      <w:r w:rsidRPr="002753B0">
        <w:rPr>
          <w:highlight w:val="yellow"/>
        </w:rPr>
        <w:t>refinement</w:t>
      </w:r>
      <w:proofErr w:type="gramEnd"/>
      <w:r w:rsidRPr="002753B0">
        <w:rPr>
          <w:highlight w:val="yellow"/>
        </w:rPr>
        <w:t xml:space="preserve"> </w:t>
      </w:r>
    </w:p>
    <w:p w:rsidR="00C87EB8" w:rsidRDefault="00C87EB8" w14:paraId="2E0EF0C3" w14:textId="77777777">
      <w:pPr>
        <w:pStyle w:val="IUCrbodytext"/>
      </w:pPr>
      <w:r>
        <w:t>Text in this section should supplement or complete information provided in Table 4.</w:t>
      </w:r>
    </w:p>
    <w:p w:rsidR="00C87EB8" w:rsidRDefault="00C87EB8" w14:paraId="0E37252A" w14:textId="77777777">
      <w:pPr>
        <w:pStyle w:val="IUCrbodytext"/>
      </w:pPr>
    </w:p>
    <w:p w:rsidR="00C87EB8" w:rsidP="00C87EB8" w:rsidRDefault="00C87EB8" w14:paraId="749968D6" w14:textId="77777777">
      <w:pPr>
        <w:pStyle w:val="IUCrtablecaption"/>
        <w:numPr>
          <w:ilvl w:val="0"/>
          <w:numId w:val="34"/>
        </w:numPr>
        <w:jc w:val="both"/>
      </w:pPr>
      <w:r>
        <w:t xml:space="preserve">Structure solution and </w:t>
      </w:r>
      <w:proofErr w:type="gramStart"/>
      <w:r>
        <w:t>refinement</w:t>
      </w:r>
      <w:proofErr w:type="gramEnd"/>
      <w:r>
        <w:t xml:space="preserve"> </w:t>
      </w:r>
    </w:p>
    <w:p w:rsidR="00C87EB8" w:rsidRDefault="00C87EB8" w14:paraId="3C57DCDE" w14:textId="77777777">
      <w:pPr>
        <w:pStyle w:val="IUCrtableheadnote"/>
      </w:pPr>
      <w:r>
        <w:t xml:space="preserve">Please check </w:t>
      </w:r>
      <w:r>
        <w:rPr>
          <w:b/>
          <w:bCs/>
          <w:u w:val="single"/>
        </w:rPr>
        <w:t>bold-underlined</w:t>
      </w:r>
      <w:r>
        <w:t xml:space="preserve"> values (these may have been derived because they are not explicitly defined in the CIF)</w:t>
      </w:r>
    </w:p>
    <w:p w:rsidR="00C87EB8" w:rsidRDefault="00C87EB8" w14:paraId="11C105B2" w14:textId="77777777">
      <w:pPr>
        <w:pStyle w:val="IUCrtableheadnote"/>
      </w:pPr>
      <w:r>
        <w:t xml:space="preserve">Values for the outer shell are given in parentheses. </w:t>
      </w:r>
    </w:p>
    <w:tbl>
      <w:tblPr>
        <w:tblW w:w="0" w:type="auto"/>
        <w:tblInd w:w="170" w:type="dxa"/>
        <w:tblBorders>
          <w:top w:val="single" w:color="auto" w:sz="4" w:space="0"/>
          <w:bottom w:val="single" w:color="auto" w:sz="4" w:space="0"/>
        </w:tblBorders>
        <w:tblLook w:val="04A0" w:firstRow="1" w:lastRow="0" w:firstColumn="1" w:lastColumn="0" w:noHBand="0" w:noVBand="1"/>
      </w:tblPr>
      <w:tblGrid>
        <w:gridCol w:w="2660"/>
        <w:gridCol w:w="2100"/>
      </w:tblGrid>
      <w:tr w:rsidR="00C87EB8" w14:paraId="2D170B11" w14:textId="77777777">
        <w:tc>
          <w:tcPr>
            <w:tcW w:w="0" w:type="auto"/>
            <w:vAlign w:val="center"/>
            <w:hideMark/>
          </w:tcPr>
          <w:p w:rsidR="00C87EB8" w:rsidRDefault="00C87EB8" w14:paraId="3504375C" w14:textId="77777777">
            <w:pPr>
              <w:pStyle w:val="IUCrtabletext"/>
              <w:rPr>
                <w:lang w:val="en-US"/>
              </w:rPr>
            </w:pPr>
            <w:r>
              <w:t>Resolution range (Å)</w:t>
            </w:r>
          </w:p>
        </w:tc>
        <w:tc>
          <w:tcPr>
            <w:tcW w:w="0" w:type="auto"/>
            <w:vAlign w:val="center"/>
            <w:hideMark/>
          </w:tcPr>
          <w:p w:rsidR="00C87EB8" w:rsidRDefault="00C87EB8" w14:paraId="7DCC9903" w14:textId="77777777">
            <w:pPr>
              <w:pStyle w:val="IUCrtabletext"/>
            </w:pPr>
            <w:r>
              <w:t>47.53–2.10 (2.15–2.10)</w:t>
            </w:r>
          </w:p>
        </w:tc>
      </w:tr>
      <w:tr w:rsidR="00C87EB8" w14:paraId="09F39492" w14:textId="77777777">
        <w:tc>
          <w:tcPr>
            <w:tcW w:w="0" w:type="auto"/>
            <w:vAlign w:val="center"/>
            <w:hideMark/>
          </w:tcPr>
          <w:p w:rsidR="00C87EB8" w:rsidRDefault="00C87EB8" w14:paraId="68105221" w14:textId="77777777">
            <w:pPr>
              <w:pStyle w:val="IUCrtabletext"/>
            </w:pPr>
            <w:r>
              <w:t>Completeness (%)</w:t>
            </w:r>
          </w:p>
        </w:tc>
        <w:tc>
          <w:tcPr>
            <w:tcW w:w="0" w:type="auto"/>
            <w:vAlign w:val="center"/>
            <w:hideMark/>
          </w:tcPr>
          <w:p w:rsidR="00C87EB8" w:rsidRDefault="00C87EB8" w14:paraId="552BBCB7" w14:textId="77777777">
            <w:pPr>
              <w:pStyle w:val="IUCrtabletext"/>
            </w:pPr>
            <w:r>
              <w:t>99.4</w:t>
            </w:r>
          </w:p>
        </w:tc>
      </w:tr>
      <w:tr w:rsidR="00C87EB8" w14:paraId="26C68D49" w14:textId="77777777">
        <w:tc>
          <w:tcPr>
            <w:tcW w:w="0" w:type="auto"/>
            <w:vAlign w:val="center"/>
            <w:hideMark/>
          </w:tcPr>
          <w:p w:rsidR="00C87EB8" w:rsidRDefault="00C87EB8" w14:paraId="60976194" w14:textId="77777777">
            <w:pPr>
              <w:pStyle w:val="IUCrtabletext"/>
            </w:pPr>
            <w:r>
              <w:t>σ cutoff</w:t>
            </w:r>
          </w:p>
        </w:tc>
        <w:tc>
          <w:tcPr>
            <w:tcW w:w="0" w:type="auto"/>
            <w:vAlign w:val="center"/>
            <w:hideMark/>
          </w:tcPr>
          <w:p w:rsidR="00C87EB8" w:rsidRDefault="00C87EB8" w14:paraId="2A8761FA" w14:textId="77777777">
            <w:pPr>
              <w:pStyle w:val="IUCrtabletext"/>
            </w:pPr>
            <w:r>
              <w:rPr>
                <w:i/>
                <w:iCs/>
              </w:rPr>
              <w:t>F</w:t>
            </w:r>
            <w:r>
              <w:t xml:space="preserve"> &gt; 1.36σ(</w:t>
            </w:r>
            <w:r>
              <w:rPr>
                <w:i/>
                <w:iCs/>
              </w:rPr>
              <w:t>F</w:t>
            </w:r>
            <w:r>
              <w:t>)</w:t>
            </w:r>
          </w:p>
        </w:tc>
      </w:tr>
      <w:tr w:rsidR="00C87EB8" w14:paraId="548776E3" w14:textId="77777777">
        <w:tc>
          <w:tcPr>
            <w:tcW w:w="0" w:type="auto"/>
            <w:vAlign w:val="center"/>
            <w:hideMark/>
          </w:tcPr>
          <w:p w:rsidR="00C87EB8" w:rsidRDefault="00C87EB8" w14:paraId="2A26FEB7" w14:textId="77777777">
            <w:pPr>
              <w:pStyle w:val="IUCrtabletext"/>
            </w:pPr>
            <w:r>
              <w:t>No. of reflections, working set</w:t>
            </w:r>
          </w:p>
        </w:tc>
        <w:tc>
          <w:tcPr>
            <w:tcW w:w="0" w:type="auto"/>
            <w:vAlign w:val="center"/>
            <w:hideMark/>
          </w:tcPr>
          <w:p w:rsidR="00C87EB8" w:rsidRDefault="00C87EB8" w14:paraId="35067A1D" w14:textId="77777777">
            <w:pPr>
              <w:pStyle w:val="IUCrtabletext"/>
            </w:pPr>
            <w:r>
              <w:t>83833 (5461)</w:t>
            </w:r>
          </w:p>
        </w:tc>
      </w:tr>
      <w:tr w:rsidR="00C87EB8" w14:paraId="25B56D0E" w14:textId="77777777">
        <w:tc>
          <w:tcPr>
            <w:tcW w:w="0" w:type="auto"/>
            <w:vAlign w:val="center"/>
            <w:hideMark/>
          </w:tcPr>
          <w:p w:rsidR="00C87EB8" w:rsidRDefault="00C87EB8" w14:paraId="6BE8BFD3" w14:textId="77777777">
            <w:pPr>
              <w:pStyle w:val="IUCrtabletext"/>
            </w:pPr>
            <w:r>
              <w:t>No. of reflections, test set</w:t>
            </w:r>
          </w:p>
        </w:tc>
        <w:tc>
          <w:tcPr>
            <w:tcW w:w="0" w:type="auto"/>
            <w:vAlign w:val="center"/>
            <w:hideMark/>
          </w:tcPr>
          <w:p w:rsidR="00C87EB8" w:rsidRDefault="00C87EB8" w14:paraId="5B13E7EE" w14:textId="77777777">
            <w:pPr>
              <w:pStyle w:val="IUCrtabletext"/>
            </w:pPr>
            <w:r>
              <w:t>2033 (137)</w:t>
            </w:r>
          </w:p>
        </w:tc>
      </w:tr>
      <w:tr w:rsidR="00C87EB8" w14:paraId="47322A05" w14:textId="77777777">
        <w:tc>
          <w:tcPr>
            <w:tcW w:w="0" w:type="auto"/>
            <w:vAlign w:val="center"/>
            <w:hideMark/>
          </w:tcPr>
          <w:p w:rsidR="00C87EB8" w:rsidRDefault="00C87EB8" w14:paraId="3C257286" w14:textId="77777777">
            <w:pPr>
              <w:pStyle w:val="IUCrtabletext"/>
            </w:pPr>
            <w:r>
              <w:t xml:space="preserve">Final </w:t>
            </w:r>
            <w:proofErr w:type="spellStart"/>
            <w:r>
              <w:rPr>
                <w:i/>
                <w:iCs/>
              </w:rPr>
              <w:t>R</w:t>
            </w:r>
            <w:r>
              <w:rPr>
                <w:vertAlign w:val="subscript"/>
              </w:rPr>
              <w:t>cryst</w:t>
            </w:r>
            <w:proofErr w:type="spellEnd"/>
          </w:p>
        </w:tc>
        <w:tc>
          <w:tcPr>
            <w:tcW w:w="0" w:type="auto"/>
            <w:vAlign w:val="center"/>
            <w:hideMark/>
          </w:tcPr>
          <w:p w:rsidR="00C87EB8" w:rsidRDefault="00C87EB8" w14:paraId="03A7609D" w14:textId="77777777">
            <w:pPr>
              <w:pStyle w:val="IUCrtabletext"/>
            </w:pPr>
            <w:r>
              <w:t>0.161 (0.2432)</w:t>
            </w:r>
          </w:p>
        </w:tc>
      </w:tr>
      <w:tr w:rsidR="00C87EB8" w14:paraId="078BF223" w14:textId="77777777">
        <w:tc>
          <w:tcPr>
            <w:tcW w:w="0" w:type="auto"/>
            <w:vAlign w:val="center"/>
            <w:hideMark/>
          </w:tcPr>
          <w:p w:rsidR="00C87EB8" w:rsidRDefault="00C87EB8" w14:paraId="6A82EA7D" w14:textId="77777777">
            <w:pPr>
              <w:pStyle w:val="IUCrtabletext"/>
            </w:pPr>
            <w:r>
              <w:t xml:space="preserve">Final </w:t>
            </w:r>
            <w:proofErr w:type="spellStart"/>
            <w:r>
              <w:rPr>
                <w:i/>
                <w:iCs/>
              </w:rPr>
              <w:t>R</w:t>
            </w:r>
            <w:r>
              <w:rPr>
                <w:vertAlign w:val="subscript"/>
              </w:rPr>
              <w:t>free</w:t>
            </w:r>
            <w:proofErr w:type="spellEnd"/>
          </w:p>
        </w:tc>
        <w:tc>
          <w:tcPr>
            <w:tcW w:w="0" w:type="auto"/>
            <w:vAlign w:val="center"/>
            <w:hideMark/>
          </w:tcPr>
          <w:p w:rsidR="00C87EB8" w:rsidRDefault="00C87EB8" w14:paraId="3B6AB419" w14:textId="77777777">
            <w:pPr>
              <w:pStyle w:val="IUCrtabletext"/>
            </w:pPr>
            <w:r>
              <w:t>0.199 (0.3179)</w:t>
            </w:r>
          </w:p>
        </w:tc>
      </w:tr>
      <w:tr w:rsidR="00C87EB8" w14:paraId="05186F04" w14:textId="77777777">
        <w:tc>
          <w:tcPr>
            <w:tcW w:w="0" w:type="auto"/>
            <w:vAlign w:val="center"/>
            <w:hideMark/>
          </w:tcPr>
          <w:p w:rsidR="00C87EB8" w:rsidRDefault="00C87EB8" w14:paraId="1ED4CE08" w14:textId="77777777">
            <w:pPr>
              <w:pStyle w:val="IUCrtabletext"/>
            </w:pPr>
            <w:r>
              <w:t>Cruickshank DPI</w:t>
            </w:r>
          </w:p>
        </w:tc>
        <w:tc>
          <w:tcPr>
            <w:tcW w:w="0" w:type="auto"/>
            <w:vAlign w:val="center"/>
            <w:hideMark/>
          </w:tcPr>
          <w:p w:rsidR="00C87EB8" w:rsidRDefault="00C87EB8" w14:paraId="64F0CDEA" w14:textId="77777777">
            <w:pPr>
              <w:pStyle w:val="IUCrtabletext"/>
            </w:pPr>
            <w:r>
              <w:t> </w:t>
            </w:r>
          </w:p>
        </w:tc>
      </w:tr>
      <w:tr w:rsidR="00C87EB8" w14:paraId="60EE650D" w14:textId="77777777">
        <w:tc>
          <w:tcPr>
            <w:tcW w:w="0" w:type="auto"/>
            <w:vAlign w:val="center"/>
            <w:hideMark/>
          </w:tcPr>
          <w:p w:rsidR="00C87EB8" w:rsidRDefault="00C87EB8" w14:paraId="15679A3D" w14:textId="77777777">
            <w:pPr>
              <w:pStyle w:val="IUCrtabletext"/>
            </w:pPr>
            <w:r>
              <w:lastRenderedPageBreak/>
              <w:t>No. of non-H atoms</w:t>
            </w:r>
          </w:p>
        </w:tc>
        <w:tc>
          <w:tcPr>
            <w:tcW w:w="0" w:type="auto"/>
            <w:vAlign w:val="center"/>
            <w:hideMark/>
          </w:tcPr>
          <w:p w:rsidR="00C87EB8" w:rsidRDefault="00C87EB8" w14:paraId="4294C8F6" w14:textId="77777777">
            <w:pPr>
              <w:pStyle w:val="IUCrtabletext"/>
            </w:pPr>
            <w:r>
              <w:t> </w:t>
            </w:r>
          </w:p>
        </w:tc>
      </w:tr>
      <w:tr w:rsidR="00C87EB8" w14:paraId="6B25EF73" w14:textId="77777777">
        <w:tc>
          <w:tcPr>
            <w:tcW w:w="0" w:type="auto"/>
            <w:vAlign w:val="center"/>
            <w:hideMark/>
          </w:tcPr>
          <w:p w:rsidR="00C87EB8" w:rsidRDefault="00C87EB8" w14:paraId="34A77BD7" w14:textId="77777777">
            <w:pPr>
              <w:pStyle w:val="IUCrtabletext"/>
            </w:pPr>
            <w:r>
              <w:t> Protein</w:t>
            </w:r>
          </w:p>
        </w:tc>
        <w:tc>
          <w:tcPr>
            <w:tcW w:w="0" w:type="auto"/>
            <w:vAlign w:val="center"/>
            <w:hideMark/>
          </w:tcPr>
          <w:p w:rsidR="00C87EB8" w:rsidRDefault="00C87EB8" w14:paraId="1846B1F6" w14:textId="77777777">
            <w:pPr>
              <w:pStyle w:val="IUCrtabletext"/>
            </w:pPr>
            <w:r>
              <w:t>11003</w:t>
            </w:r>
          </w:p>
        </w:tc>
      </w:tr>
      <w:tr w:rsidR="00C87EB8" w14:paraId="0353D058" w14:textId="77777777">
        <w:tc>
          <w:tcPr>
            <w:tcW w:w="0" w:type="auto"/>
            <w:vAlign w:val="center"/>
            <w:hideMark/>
          </w:tcPr>
          <w:p w:rsidR="00C87EB8" w:rsidRDefault="00C87EB8" w14:paraId="295FFAC0" w14:textId="77777777">
            <w:pPr>
              <w:pStyle w:val="IUCrtabletext"/>
            </w:pPr>
            <w:r>
              <w:t> Ion</w:t>
            </w:r>
          </w:p>
        </w:tc>
        <w:tc>
          <w:tcPr>
            <w:tcW w:w="0" w:type="auto"/>
            <w:vAlign w:val="center"/>
            <w:hideMark/>
          </w:tcPr>
          <w:p w:rsidR="00C87EB8" w:rsidRDefault="00C87EB8" w14:paraId="622367D9" w14:textId="77777777">
            <w:pPr>
              <w:pStyle w:val="IUCrtabletext"/>
            </w:pPr>
            <w:r>
              <w:rPr>
                <w:b/>
                <w:bCs/>
                <w:u w:val="single"/>
              </w:rPr>
              <w:t>4</w:t>
            </w:r>
          </w:p>
        </w:tc>
      </w:tr>
      <w:tr w:rsidR="00C87EB8" w14:paraId="4AAA8502" w14:textId="77777777">
        <w:tc>
          <w:tcPr>
            <w:tcW w:w="0" w:type="auto"/>
            <w:vAlign w:val="center"/>
            <w:hideMark/>
          </w:tcPr>
          <w:p w:rsidR="00C87EB8" w:rsidRDefault="00C87EB8" w14:paraId="416C71A5" w14:textId="77777777">
            <w:pPr>
              <w:pStyle w:val="IUCrtabletext"/>
            </w:pPr>
            <w:r>
              <w:t> Ligand</w:t>
            </w:r>
          </w:p>
        </w:tc>
        <w:tc>
          <w:tcPr>
            <w:tcW w:w="0" w:type="auto"/>
            <w:vAlign w:val="center"/>
            <w:hideMark/>
          </w:tcPr>
          <w:p w:rsidR="00C87EB8" w:rsidRDefault="00C87EB8" w14:paraId="7850B130" w14:textId="77777777">
            <w:pPr>
              <w:pStyle w:val="IUCrtabletext"/>
            </w:pPr>
            <w:r>
              <w:rPr>
                <w:b/>
                <w:bCs/>
                <w:u w:val="single"/>
              </w:rPr>
              <w:t>16</w:t>
            </w:r>
          </w:p>
        </w:tc>
      </w:tr>
      <w:tr w:rsidR="00C87EB8" w14:paraId="27F4760A" w14:textId="77777777">
        <w:tc>
          <w:tcPr>
            <w:tcW w:w="0" w:type="auto"/>
            <w:vAlign w:val="center"/>
            <w:hideMark/>
          </w:tcPr>
          <w:p w:rsidR="00C87EB8" w:rsidRDefault="00C87EB8" w14:paraId="0ABD8043" w14:textId="77777777">
            <w:pPr>
              <w:pStyle w:val="IUCrtabletext"/>
            </w:pPr>
            <w:r>
              <w:t> Solvent</w:t>
            </w:r>
          </w:p>
        </w:tc>
        <w:tc>
          <w:tcPr>
            <w:tcW w:w="0" w:type="auto"/>
            <w:vAlign w:val="center"/>
            <w:hideMark/>
          </w:tcPr>
          <w:p w:rsidR="00C87EB8" w:rsidRDefault="00C87EB8" w14:paraId="22EE3859" w14:textId="77777777">
            <w:pPr>
              <w:pStyle w:val="IUCrtabletext"/>
            </w:pPr>
            <w:r>
              <w:t xml:space="preserve">1053 </w:t>
            </w:r>
            <w:r>
              <w:rPr>
                <w:b/>
                <w:bCs/>
                <w:u w:val="single"/>
              </w:rPr>
              <w:t>1052.93</w:t>
            </w:r>
          </w:p>
        </w:tc>
      </w:tr>
      <w:tr w:rsidR="00C87EB8" w14:paraId="56767364" w14:textId="77777777">
        <w:tc>
          <w:tcPr>
            <w:tcW w:w="0" w:type="auto"/>
            <w:vAlign w:val="center"/>
            <w:hideMark/>
          </w:tcPr>
          <w:p w:rsidR="00C87EB8" w:rsidRDefault="00C87EB8" w14:paraId="686130F3" w14:textId="77777777">
            <w:pPr>
              <w:pStyle w:val="IUCrtabletext"/>
            </w:pPr>
            <w:r>
              <w:t> Total</w:t>
            </w:r>
          </w:p>
        </w:tc>
        <w:tc>
          <w:tcPr>
            <w:tcW w:w="0" w:type="auto"/>
            <w:vAlign w:val="center"/>
            <w:hideMark/>
          </w:tcPr>
          <w:p w:rsidR="00C87EB8" w:rsidRDefault="00C87EB8" w14:paraId="739FD9E1" w14:textId="77777777">
            <w:pPr>
              <w:pStyle w:val="IUCrtabletext"/>
            </w:pPr>
            <w:r>
              <w:t>12076</w:t>
            </w:r>
          </w:p>
        </w:tc>
      </w:tr>
      <w:tr w:rsidR="00C87EB8" w14:paraId="132342F3" w14:textId="77777777">
        <w:tc>
          <w:tcPr>
            <w:tcW w:w="0" w:type="auto"/>
            <w:vAlign w:val="center"/>
            <w:hideMark/>
          </w:tcPr>
          <w:p w:rsidR="00C87EB8" w:rsidRDefault="00C87EB8" w14:paraId="1935977A" w14:textId="77777777">
            <w:pPr>
              <w:pStyle w:val="IUCrtabletext"/>
            </w:pPr>
            <w:proofErr w:type="spellStart"/>
            <w:r>
              <w:t>R.m.s.</w:t>
            </w:r>
            <w:proofErr w:type="spellEnd"/>
            <w:r>
              <w:t xml:space="preserve"> deviations</w:t>
            </w:r>
          </w:p>
        </w:tc>
        <w:tc>
          <w:tcPr>
            <w:tcW w:w="0" w:type="auto"/>
            <w:vAlign w:val="center"/>
            <w:hideMark/>
          </w:tcPr>
          <w:p w:rsidR="00C87EB8" w:rsidRDefault="00C87EB8" w14:paraId="3800D61F" w14:textId="77777777">
            <w:pPr>
              <w:pStyle w:val="IUCrtabletext"/>
            </w:pPr>
            <w:r>
              <w:t> </w:t>
            </w:r>
          </w:p>
        </w:tc>
      </w:tr>
      <w:tr w:rsidR="00C87EB8" w14:paraId="53482CEC" w14:textId="77777777">
        <w:tc>
          <w:tcPr>
            <w:tcW w:w="0" w:type="auto"/>
            <w:vAlign w:val="center"/>
            <w:hideMark/>
          </w:tcPr>
          <w:p w:rsidR="00C87EB8" w:rsidRDefault="00C87EB8" w14:paraId="4ACC1608" w14:textId="77777777">
            <w:pPr>
              <w:pStyle w:val="IUCrtabletext"/>
            </w:pPr>
            <w:r>
              <w:t> Bonds (Å)</w:t>
            </w:r>
          </w:p>
        </w:tc>
        <w:tc>
          <w:tcPr>
            <w:tcW w:w="0" w:type="auto"/>
            <w:vAlign w:val="center"/>
            <w:hideMark/>
          </w:tcPr>
          <w:p w:rsidR="00C87EB8" w:rsidRDefault="00C87EB8" w14:paraId="1275FBC3" w14:textId="77777777">
            <w:pPr>
              <w:pStyle w:val="IUCrtabletext"/>
            </w:pPr>
            <w:r>
              <w:t>0.007</w:t>
            </w:r>
          </w:p>
        </w:tc>
      </w:tr>
      <w:tr w:rsidR="00C87EB8" w14:paraId="22BDABD6" w14:textId="77777777">
        <w:tc>
          <w:tcPr>
            <w:tcW w:w="0" w:type="auto"/>
            <w:vAlign w:val="center"/>
            <w:hideMark/>
          </w:tcPr>
          <w:p w:rsidR="00C87EB8" w:rsidRDefault="00C87EB8" w14:paraId="12F045B6" w14:textId="77777777">
            <w:pPr>
              <w:pStyle w:val="IUCrtabletext"/>
            </w:pPr>
            <w:r>
              <w:t> Angles (°)</w:t>
            </w:r>
          </w:p>
        </w:tc>
        <w:tc>
          <w:tcPr>
            <w:tcW w:w="0" w:type="auto"/>
            <w:vAlign w:val="center"/>
            <w:hideMark/>
          </w:tcPr>
          <w:p w:rsidR="00C87EB8" w:rsidRDefault="00C87EB8" w14:paraId="26AF00C7" w14:textId="77777777">
            <w:pPr>
              <w:pStyle w:val="IUCrtabletext"/>
            </w:pPr>
            <w:r>
              <w:t>0.863</w:t>
            </w:r>
          </w:p>
        </w:tc>
      </w:tr>
      <w:tr w:rsidR="00C87EB8" w14:paraId="1D30E775" w14:textId="77777777">
        <w:tc>
          <w:tcPr>
            <w:tcW w:w="0" w:type="auto"/>
            <w:vAlign w:val="center"/>
            <w:hideMark/>
          </w:tcPr>
          <w:p w:rsidR="00C87EB8" w:rsidRDefault="00C87EB8" w14:paraId="6175E68A" w14:textId="77777777">
            <w:pPr>
              <w:pStyle w:val="IUCrtabletext"/>
            </w:pPr>
            <w:r>
              <w:t xml:space="preserve">Average </w:t>
            </w:r>
            <w:r>
              <w:rPr>
                <w:i/>
                <w:iCs/>
              </w:rPr>
              <w:t>B</w:t>
            </w:r>
            <w:r>
              <w:t xml:space="preserve"> factors (Å</w:t>
            </w:r>
            <w:r>
              <w:rPr>
                <w:vertAlign w:val="superscript"/>
              </w:rPr>
              <w:t>2</w:t>
            </w:r>
            <w:r>
              <w:t>)</w:t>
            </w:r>
          </w:p>
        </w:tc>
        <w:tc>
          <w:tcPr>
            <w:tcW w:w="0" w:type="auto"/>
            <w:vAlign w:val="center"/>
            <w:hideMark/>
          </w:tcPr>
          <w:p w:rsidR="00C87EB8" w:rsidRDefault="00C87EB8" w14:paraId="031A2603" w14:textId="77777777">
            <w:pPr>
              <w:pStyle w:val="IUCrtabletext"/>
            </w:pPr>
            <w:r>
              <w:t> </w:t>
            </w:r>
          </w:p>
        </w:tc>
      </w:tr>
      <w:tr w:rsidR="00C87EB8" w14:paraId="48FDEF52" w14:textId="77777777">
        <w:tc>
          <w:tcPr>
            <w:tcW w:w="0" w:type="auto"/>
            <w:vAlign w:val="center"/>
            <w:hideMark/>
          </w:tcPr>
          <w:p w:rsidR="00C87EB8" w:rsidRDefault="00C87EB8" w14:paraId="782C26FB" w14:textId="77777777">
            <w:pPr>
              <w:pStyle w:val="IUCrtabletext"/>
            </w:pPr>
            <w:r>
              <w:t> Protein</w:t>
            </w:r>
          </w:p>
        </w:tc>
        <w:tc>
          <w:tcPr>
            <w:tcW w:w="0" w:type="auto"/>
            <w:vAlign w:val="center"/>
            <w:hideMark/>
          </w:tcPr>
          <w:p w:rsidR="00C87EB8" w:rsidRDefault="00C87EB8" w14:paraId="50E053DC" w14:textId="77777777">
            <w:pPr>
              <w:pStyle w:val="IUCrtabletext"/>
            </w:pPr>
            <w:r>
              <w:rPr>
                <w:b/>
                <w:bCs/>
                <w:u w:val="single"/>
              </w:rPr>
              <w:t>26.6</w:t>
            </w:r>
          </w:p>
        </w:tc>
      </w:tr>
      <w:tr w:rsidR="00C87EB8" w14:paraId="3AA4F5DC" w14:textId="77777777">
        <w:tc>
          <w:tcPr>
            <w:tcW w:w="0" w:type="auto"/>
            <w:vAlign w:val="center"/>
            <w:hideMark/>
          </w:tcPr>
          <w:p w:rsidR="00C87EB8" w:rsidRDefault="00C87EB8" w14:paraId="50D2F2CE" w14:textId="77777777">
            <w:pPr>
              <w:pStyle w:val="IUCrtabletext"/>
            </w:pPr>
            <w:r>
              <w:t> Ion</w:t>
            </w:r>
          </w:p>
        </w:tc>
        <w:tc>
          <w:tcPr>
            <w:tcW w:w="0" w:type="auto"/>
            <w:vAlign w:val="center"/>
            <w:hideMark/>
          </w:tcPr>
          <w:p w:rsidR="00C87EB8" w:rsidRDefault="00C87EB8" w14:paraId="47B9B6C1" w14:textId="77777777">
            <w:pPr>
              <w:pStyle w:val="IUCrtabletext"/>
            </w:pPr>
            <w:r>
              <w:rPr>
                <w:b/>
                <w:bCs/>
                <w:u w:val="single"/>
              </w:rPr>
              <w:t>28.1</w:t>
            </w:r>
          </w:p>
        </w:tc>
      </w:tr>
      <w:tr w:rsidR="00C87EB8" w14:paraId="33D72FD4" w14:textId="77777777">
        <w:tc>
          <w:tcPr>
            <w:tcW w:w="0" w:type="auto"/>
            <w:vAlign w:val="center"/>
            <w:hideMark/>
          </w:tcPr>
          <w:p w:rsidR="00C87EB8" w:rsidRDefault="00C87EB8" w14:paraId="6578DA67" w14:textId="77777777">
            <w:pPr>
              <w:pStyle w:val="IUCrtabletext"/>
            </w:pPr>
            <w:r>
              <w:t> Ligand</w:t>
            </w:r>
          </w:p>
        </w:tc>
        <w:tc>
          <w:tcPr>
            <w:tcW w:w="0" w:type="auto"/>
            <w:vAlign w:val="center"/>
            <w:hideMark/>
          </w:tcPr>
          <w:p w:rsidR="00C87EB8" w:rsidRDefault="00C87EB8" w14:paraId="685F8751" w14:textId="77777777">
            <w:pPr>
              <w:pStyle w:val="IUCrtabletext"/>
            </w:pPr>
            <w:r>
              <w:rPr>
                <w:b/>
                <w:bCs/>
                <w:u w:val="single"/>
              </w:rPr>
              <w:t>35.1</w:t>
            </w:r>
          </w:p>
        </w:tc>
      </w:tr>
      <w:tr w:rsidR="00C87EB8" w14:paraId="2546EFFE" w14:textId="77777777">
        <w:tc>
          <w:tcPr>
            <w:tcW w:w="0" w:type="auto"/>
            <w:vAlign w:val="center"/>
            <w:hideMark/>
          </w:tcPr>
          <w:p w:rsidR="00C87EB8" w:rsidRDefault="00C87EB8" w14:paraId="6152A617" w14:textId="77777777">
            <w:pPr>
              <w:pStyle w:val="IUCrtabletext"/>
            </w:pPr>
            <w:r>
              <w:t> Water</w:t>
            </w:r>
          </w:p>
        </w:tc>
        <w:tc>
          <w:tcPr>
            <w:tcW w:w="0" w:type="auto"/>
            <w:vAlign w:val="center"/>
            <w:hideMark/>
          </w:tcPr>
          <w:p w:rsidR="00C87EB8" w:rsidRDefault="00C87EB8" w14:paraId="3ABAA489" w14:textId="77777777">
            <w:pPr>
              <w:pStyle w:val="IUCrtabletext"/>
            </w:pPr>
            <w:r>
              <w:rPr>
                <w:b/>
                <w:bCs/>
                <w:u w:val="single"/>
              </w:rPr>
              <w:t>29.6</w:t>
            </w:r>
          </w:p>
        </w:tc>
      </w:tr>
      <w:tr w:rsidR="00C87EB8" w14:paraId="48AA6870" w14:textId="77777777">
        <w:tc>
          <w:tcPr>
            <w:tcW w:w="0" w:type="auto"/>
            <w:vAlign w:val="center"/>
            <w:hideMark/>
          </w:tcPr>
          <w:p w:rsidR="00C87EB8" w:rsidRDefault="00C87EB8" w14:paraId="2D719D0B" w14:textId="77777777">
            <w:pPr>
              <w:pStyle w:val="IUCrtabletext"/>
            </w:pPr>
            <w:r>
              <w:t>Ramachandran plot</w:t>
            </w:r>
          </w:p>
        </w:tc>
        <w:tc>
          <w:tcPr>
            <w:tcW w:w="0" w:type="auto"/>
            <w:vAlign w:val="center"/>
            <w:hideMark/>
          </w:tcPr>
          <w:p w:rsidR="00C87EB8" w:rsidRDefault="00C87EB8" w14:paraId="7AA28A8E" w14:textId="77777777">
            <w:pPr>
              <w:pStyle w:val="IUCrtabletext"/>
            </w:pPr>
            <w:r>
              <w:t> </w:t>
            </w:r>
          </w:p>
        </w:tc>
      </w:tr>
      <w:tr w:rsidR="00C87EB8" w14:paraId="408DE2C9" w14:textId="77777777">
        <w:tc>
          <w:tcPr>
            <w:tcW w:w="0" w:type="auto"/>
            <w:vAlign w:val="center"/>
            <w:hideMark/>
          </w:tcPr>
          <w:p w:rsidR="00C87EB8" w:rsidRDefault="00C87EB8" w14:paraId="4C757E75" w14:textId="77777777">
            <w:pPr>
              <w:pStyle w:val="IUCrtabletext"/>
            </w:pPr>
            <w:r>
              <w:t> Most favoured (%)</w:t>
            </w:r>
          </w:p>
        </w:tc>
        <w:tc>
          <w:tcPr>
            <w:tcW w:w="0" w:type="auto"/>
            <w:vAlign w:val="center"/>
            <w:hideMark/>
          </w:tcPr>
          <w:p w:rsidR="00C87EB8" w:rsidRDefault="00C87EB8" w14:paraId="52812C50" w14:textId="77777777">
            <w:pPr>
              <w:pStyle w:val="IUCrtabletext"/>
            </w:pPr>
            <w:r>
              <w:t> </w:t>
            </w:r>
          </w:p>
        </w:tc>
      </w:tr>
      <w:tr w:rsidR="00C87EB8" w14:paraId="494E3D19" w14:textId="77777777">
        <w:tc>
          <w:tcPr>
            <w:tcW w:w="0" w:type="auto"/>
            <w:vAlign w:val="center"/>
            <w:hideMark/>
          </w:tcPr>
          <w:p w:rsidR="00C87EB8" w:rsidRDefault="00C87EB8" w14:paraId="1E421E2D" w14:textId="77777777">
            <w:pPr>
              <w:pStyle w:val="IUCrtabletext"/>
            </w:pPr>
            <w:r>
              <w:t> Allowed (%)</w:t>
            </w:r>
          </w:p>
        </w:tc>
        <w:tc>
          <w:tcPr>
            <w:tcW w:w="0" w:type="auto"/>
            <w:vAlign w:val="center"/>
            <w:hideMark/>
          </w:tcPr>
          <w:p w:rsidR="00C87EB8" w:rsidRDefault="00C87EB8" w14:paraId="698C6010" w14:textId="77777777">
            <w:pPr>
              <w:pStyle w:val="IUCrtabletext"/>
            </w:pPr>
            <w:r>
              <w:t> </w:t>
            </w:r>
          </w:p>
        </w:tc>
      </w:tr>
    </w:tbl>
    <w:p w:rsidR="00C87EB8" w:rsidRDefault="00C87EB8" w14:paraId="598AC883" w14:textId="77777777">
      <w:pPr>
        <w:pStyle w:val="IUCrbodytext"/>
      </w:pPr>
    </w:p>
    <w:p w:rsidR="00C87EB8" w:rsidRDefault="00C87EB8" w14:paraId="3C3B4107" w14:textId="77777777">
      <w:pPr>
        <w:pStyle w:val="IUCrbodytext"/>
      </w:pPr>
    </w:p>
    <w:p w:rsidR="00C87EB8" w:rsidP="00C87EB8" w:rsidRDefault="00C87EB8" w14:paraId="0522F70F" w14:textId="77777777">
      <w:pPr>
        <w:pStyle w:val="IUCrheading1"/>
        <w:numPr>
          <w:ilvl w:val="0"/>
          <w:numId w:val="33"/>
        </w:numPr>
        <w:textAlignment w:val="auto"/>
        <w:rPr/>
      </w:pPr>
      <w:r w:rsidR="530C544F">
        <w:rPr/>
        <w:t xml:space="preserve">Results and discussion </w:t>
      </w:r>
    </w:p>
    <w:p w:rsidR="3C659A65" w:rsidP="34A6C994" w:rsidRDefault="3C659A65" w14:paraId="4636ABB3" w14:textId="636DC418">
      <w:pPr>
        <w:pStyle w:val="IUCrbodytext"/>
        <w:spacing w:line="360" w:lineRule="auto"/>
        <w:ind w:left="0"/>
        <w:rPr>
          <w:rFonts w:ascii="Times New Roman" w:hAnsi="Times New Roman" w:eastAsia="Times New Roman" w:cs="Times New Roman"/>
          <w:b w:val="0"/>
          <w:bCs w:val="0"/>
          <w:i w:val="0"/>
          <w:iCs w:val="0"/>
          <w:strike w:val="0"/>
          <w:dstrike w:val="0"/>
          <w:noProof w:val="0"/>
          <w:color w:val="1F1F1F" w:themeColor="text1" w:themeTint="FF" w:themeShade="FF"/>
          <w:sz w:val="22"/>
          <w:szCs w:val="22"/>
          <w:u w:val="none"/>
          <w:lang w:val="en-GB"/>
        </w:rPr>
      </w:pPr>
      <w:r w:rsidRPr="34A6C994" w:rsidR="34A6C99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3.1 Overview of Crystallized Structure of Branched-Chain Amino Acid Aminotransferase from </w:t>
      </w:r>
      <w:r w:rsidRPr="34A6C994" w:rsidR="34A6C994">
        <w:rPr>
          <w:rFonts w:ascii="Times New Roman" w:hAnsi="Times New Roman" w:eastAsia="Times New Roman" w:cs="Times New Roman"/>
          <w:b w:val="0"/>
          <w:bCs w:val="0"/>
          <w:i w:val="1"/>
          <w:iCs w:val="1"/>
          <w:strike w:val="0"/>
          <w:dstrike w:val="0"/>
          <w:noProof w:val="0"/>
          <w:color w:val="000000" w:themeColor="text1" w:themeTint="FF" w:themeShade="FF"/>
          <w:sz w:val="22"/>
          <w:szCs w:val="22"/>
          <w:u w:val="none"/>
          <w:lang w:val="en-GB"/>
        </w:rPr>
        <w:t>Giardia lamblia</w:t>
      </w:r>
    </w:p>
    <w:p w:rsidR="12DFEB7D" w:rsidP="12DFEB7D" w:rsidRDefault="12DFEB7D" w14:paraId="16D30367" w14:textId="61F558F8">
      <w:pPr>
        <w:pStyle w:val="IUCrbodytext"/>
        <w:spacing w:line="360" w:lineRule="auto"/>
        <w:ind w:left="0"/>
        <w:rPr>
          <w:rFonts w:ascii="Times New Roman" w:hAnsi="Times New Roman" w:eastAsia="Times New Roman" w:cs="Times New Roman"/>
          <w:b w:val="1"/>
          <w:bCs w:val="1"/>
          <w:i w:val="0"/>
          <w:iCs w:val="0"/>
          <w:strike w:val="0"/>
          <w:dstrike w:val="0"/>
          <w:noProof w:val="0"/>
          <w:color w:val="1F1F1F"/>
          <w:sz w:val="22"/>
          <w:szCs w:val="22"/>
          <w:u w:val="none"/>
          <w:lang w:val="en-GB"/>
        </w:rPr>
      </w:pPr>
    </w:p>
    <w:p w:rsidR="12DFEB7D" w:rsidP="12DFEB7D" w:rsidRDefault="12DFEB7D" w14:paraId="6A70FFA3" w14:textId="63B064E2">
      <w:pPr>
        <w:pStyle w:val="IUCrbodytext"/>
        <w:spacing w:line="360" w:lineRule="auto"/>
        <w:ind w:left="0"/>
        <w:rPr>
          <w:rFonts w:ascii="Times New Roman" w:hAnsi="Times New Roman" w:eastAsia="Times New Roman" w:cs="Times New Roman"/>
          <w:b w:val="1"/>
          <w:bCs w:val="1"/>
          <w:i w:val="0"/>
          <w:iCs w:val="0"/>
          <w:strike w:val="0"/>
          <w:dstrike w:val="0"/>
          <w:noProof w:val="0"/>
          <w:color w:val="1F1F1F"/>
          <w:sz w:val="22"/>
          <w:szCs w:val="22"/>
          <w:u w:val="none"/>
          <w:lang w:val="en-GB"/>
        </w:rPr>
      </w:pPr>
    </w:p>
    <w:p w:rsidR="267667E9" w:rsidP="26286F84" w:rsidRDefault="267667E9" w14:paraId="58CAADA1" w14:textId="6F869C60">
      <w:pPr>
        <w:pStyle w:val="Normal"/>
        <w:suppressLineNumbers w:val="0"/>
        <w:bidi w:val="0"/>
        <w:spacing w:before="0" w:beforeAutospacing="off" w:after="0" w:afterAutospacing="off" w:line="360" w:lineRule="auto"/>
        <w:ind w:left="0" w:right="0" w:firstLine="720"/>
        <w:jc w:val="left"/>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GB"/>
        </w:rPr>
      </w:pPr>
      <w:r w:rsidRPr="26286F84" w:rsidR="26286F8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The X-ray structural crystallography of Branched-chain amino acid aminotransferase (BCAT) from </w:t>
      </w:r>
      <w:r w:rsidRPr="26286F84" w:rsidR="26286F84">
        <w:rPr>
          <w:rFonts w:ascii="Times New Roman" w:hAnsi="Times New Roman" w:eastAsia="Times New Roman" w:cs="Times New Roman"/>
          <w:b w:val="0"/>
          <w:bCs w:val="0"/>
          <w:i w:val="1"/>
          <w:iCs w:val="1"/>
          <w:strike w:val="0"/>
          <w:dstrike w:val="0"/>
          <w:noProof w:val="0"/>
          <w:color w:val="000000" w:themeColor="text1" w:themeTint="FF" w:themeShade="FF"/>
          <w:sz w:val="22"/>
          <w:szCs w:val="22"/>
          <w:u w:val="none"/>
          <w:lang w:val="en-GB"/>
        </w:rPr>
        <w:t xml:space="preserve">Giardia lamblia </w:t>
      </w:r>
      <w:r w:rsidRPr="26286F84" w:rsidR="26286F8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(7LV7) with 2.10 </w:t>
      </w:r>
      <w:r w:rsidRPr="26286F84" w:rsidR="26286F84">
        <w:rPr>
          <w:rFonts w:ascii="Times New Roman" w:hAnsi="Times New Roman" w:eastAsia="Times New Roman" w:cs="Times New Roman"/>
          <w:b w:val="0"/>
          <w:bCs w:val="0"/>
          <w:i w:val="0"/>
          <w:iCs w:val="0"/>
          <w:strike w:val="0"/>
          <w:dstrike w:val="0"/>
          <w:noProof w:val="0"/>
          <w:color w:val="1F1F1F"/>
          <w:sz w:val="22"/>
          <w:szCs w:val="22"/>
          <w:u w:val="none"/>
          <w:lang w:val="en-GB"/>
        </w:rPr>
        <w:t>Å resolution</w:t>
      </w:r>
      <w:r w:rsidRPr="26286F84" w:rsidR="26286F8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 revealed two dimers in the asymmetric unit. Previous literature concerning BCATs with high structural and amino acid sequence similarity with the BCAT from </w:t>
      </w:r>
      <w:r w:rsidRPr="26286F84" w:rsidR="26286F84">
        <w:rPr>
          <w:rFonts w:ascii="Times New Roman" w:hAnsi="Times New Roman" w:eastAsia="Times New Roman" w:cs="Times New Roman"/>
          <w:b w:val="0"/>
          <w:bCs w:val="0"/>
          <w:i w:val="1"/>
          <w:iCs w:val="1"/>
          <w:strike w:val="0"/>
          <w:dstrike w:val="0"/>
          <w:noProof w:val="0"/>
          <w:color w:val="000000" w:themeColor="text1" w:themeTint="FF" w:themeShade="FF"/>
          <w:sz w:val="22"/>
          <w:szCs w:val="22"/>
          <w:u w:val="none"/>
          <w:lang w:val="en-GB"/>
        </w:rPr>
        <w:t xml:space="preserve">Giardia lamblia </w:t>
      </w:r>
      <w:r w:rsidRPr="26286F84" w:rsidR="26286F8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showed that most BCATS are homodimers, notable exceptions include </w:t>
      </w:r>
      <w:r w:rsidRPr="26286F84" w:rsidR="26286F84">
        <w:rPr>
          <w:rFonts w:ascii="Times New Roman" w:hAnsi="Times New Roman" w:eastAsia="Times New Roman" w:cs="Times New Roman"/>
          <w:b w:val="0"/>
          <w:bCs w:val="0"/>
          <w:i w:val="1"/>
          <w:iCs w:val="1"/>
          <w:strike w:val="0"/>
          <w:dstrike w:val="0"/>
          <w:noProof w:val="0"/>
          <w:color w:val="000000" w:themeColor="text1" w:themeTint="FF" w:themeShade="FF"/>
          <w:sz w:val="22"/>
          <w:szCs w:val="22"/>
          <w:u w:val="none"/>
          <w:lang w:val="en-GB"/>
        </w:rPr>
        <w:t>E. coli</w:t>
      </w:r>
      <w:r w:rsidRPr="26286F84" w:rsidR="26286F8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 and </w:t>
      </w:r>
      <w:r w:rsidRPr="26286F84" w:rsidR="26286F84">
        <w:rPr>
          <w:rFonts w:ascii="Times New Roman" w:hAnsi="Times New Roman" w:eastAsia="Times New Roman" w:cs="Times New Roman"/>
          <w:b w:val="0"/>
          <w:bCs w:val="0"/>
          <w:i w:val="1"/>
          <w:iCs w:val="1"/>
          <w:strike w:val="0"/>
          <w:dstrike w:val="0"/>
          <w:noProof w:val="0"/>
          <w:color w:val="000000" w:themeColor="text1" w:themeTint="FF" w:themeShade="FF"/>
          <w:sz w:val="22"/>
          <w:szCs w:val="22"/>
          <w:u w:val="none"/>
          <w:lang w:val="en-GB"/>
        </w:rPr>
        <w:t>Salmonella</w:t>
      </w:r>
      <w:r w:rsidRPr="26286F84" w:rsidR="26286F8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 BCATs, which form a double trimer (Hudson, 2001). Looking at the electrostatic interactions between the surfaces of the monomers, the presence of many interactions on the surfaces within each pair of monomers showed that the homodimer formation had a high stability. Between the two pairs, there were very few and extremely weak interactions on the surfaces, which suggested the biological unit of the BCAT of </w:t>
      </w:r>
      <w:r w:rsidRPr="26286F84" w:rsidR="26286F84">
        <w:rPr>
          <w:rFonts w:ascii="Times New Roman" w:hAnsi="Times New Roman" w:eastAsia="Times New Roman" w:cs="Times New Roman"/>
          <w:b w:val="0"/>
          <w:bCs w:val="0"/>
          <w:i w:val="1"/>
          <w:iCs w:val="1"/>
          <w:strike w:val="0"/>
          <w:dstrike w:val="0"/>
          <w:noProof w:val="0"/>
          <w:color w:val="000000" w:themeColor="text1" w:themeTint="FF" w:themeShade="FF"/>
          <w:sz w:val="22"/>
          <w:szCs w:val="22"/>
          <w:u w:val="none"/>
          <w:lang w:val="en-GB"/>
        </w:rPr>
        <w:t xml:space="preserve">Giardia lamblia, </w:t>
      </w:r>
      <w:r w:rsidRPr="26286F84" w:rsidR="26286F8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exists as a homodimer, and not a tetramer, with a total structure weight of 83.42 </w:t>
      </w:r>
      <w:proofErr w:type="spellStart"/>
      <w:r w:rsidRPr="26286F84" w:rsidR="26286F8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kDa</w:t>
      </w:r>
      <w:proofErr w:type="spellEnd"/>
      <w:r w:rsidRPr="26286F84" w:rsidR="26286F8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 The BCAT monomer subunit of </w:t>
      </w:r>
      <w:r w:rsidRPr="26286F84" w:rsidR="26286F84">
        <w:rPr>
          <w:rFonts w:ascii="Times New Roman" w:hAnsi="Times New Roman" w:eastAsia="Times New Roman" w:cs="Times New Roman"/>
          <w:b w:val="0"/>
          <w:bCs w:val="0"/>
          <w:i w:val="1"/>
          <w:iCs w:val="1"/>
          <w:strike w:val="0"/>
          <w:dstrike w:val="0"/>
          <w:noProof w:val="0"/>
          <w:color w:val="000000" w:themeColor="text1" w:themeTint="FF" w:themeShade="FF"/>
          <w:sz w:val="22"/>
          <w:szCs w:val="22"/>
          <w:u w:val="none"/>
          <w:lang w:val="en-GB"/>
        </w:rPr>
        <w:t xml:space="preserve">Mycobacterium tuberculosis, </w:t>
      </w:r>
      <w:r w:rsidRPr="26286F84" w:rsidR="26286F8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has an RMSD score of 1.4 </w:t>
      </w:r>
      <w:r w:rsidRPr="26286F84" w:rsidR="26286F84">
        <w:rPr>
          <w:rFonts w:ascii="Times New Roman" w:hAnsi="Times New Roman" w:eastAsia="Times New Roman" w:cs="Times New Roman"/>
          <w:b w:val="0"/>
          <w:bCs w:val="0"/>
          <w:i w:val="0"/>
          <w:iCs w:val="0"/>
          <w:strike w:val="0"/>
          <w:dstrike w:val="0"/>
          <w:noProof w:val="0"/>
          <w:color w:val="1F1F1F"/>
          <w:sz w:val="22"/>
          <w:szCs w:val="22"/>
          <w:u w:val="none"/>
          <w:lang w:val="en-GB"/>
        </w:rPr>
        <w:t xml:space="preserve">Å compared to the BCAT monomer subunit of </w:t>
      </w:r>
      <w:r w:rsidRPr="26286F84" w:rsidR="26286F84">
        <w:rPr>
          <w:rFonts w:ascii="Times New Roman" w:hAnsi="Times New Roman" w:eastAsia="Times New Roman" w:cs="Times New Roman"/>
          <w:b w:val="0"/>
          <w:bCs w:val="0"/>
          <w:i w:val="1"/>
          <w:iCs w:val="1"/>
          <w:strike w:val="0"/>
          <w:dstrike w:val="0"/>
          <w:noProof w:val="0"/>
          <w:color w:val="000000" w:themeColor="text1" w:themeTint="FF" w:themeShade="FF"/>
          <w:sz w:val="22"/>
          <w:szCs w:val="22"/>
          <w:u w:val="none"/>
          <w:lang w:val="en-GB"/>
        </w:rPr>
        <w:t xml:space="preserve">Giardia lamblia, </w:t>
      </w:r>
      <w:r w:rsidRPr="26286F84" w:rsidR="26286F8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indicating high structural similarity (</w:t>
      </w:r>
      <w:r w:rsidRPr="26286F84" w:rsidR="26286F84">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GB"/>
        </w:rPr>
        <w:t>Table 1</w:t>
      </w:r>
      <w:r w:rsidRPr="26286F84" w:rsidR="26286F8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 On a Bio-Rad gel-filtration standard that was run on a </w:t>
      </w:r>
      <w:proofErr w:type="spellStart"/>
      <w:r w:rsidRPr="26286F84" w:rsidR="26286F8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Superdex</w:t>
      </w:r>
      <w:proofErr w:type="spellEnd"/>
      <w:r w:rsidRPr="26286F84" w:rsidR="26286F8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 200 column, this biological unit of </w:t>
      </w:r>
      <w:r w:rsidRPr="26286F84" w:rsidR="26286F84">
        <w:rPr>
          <w:rFonts w:ascii="Times New Roman" w:hAnsi="Times New Roman" w:eastAsia="Times New Roman" w:cs="Times New Roman"/>
          <w:b w:val="0"/>
          <w:bCs w:val="0"/>
          <w:i w:val="1"/>
          <w:iCs w:val="1"/>
          <w:strike w:val="0"/>
          <w:dstrike w:val="0"/>
          <w:noProof w:val="0"/>
          <w:color w:val="000000" w:themeColor="text1" w:themeTint="FF" w:themeShade="FF"/>
          <w:sz w:val="22"/>
          <w:szCs w:val="22"/>
          <w:u w:val="none"/>
          <w:lang w:val="en-GB"/>
        </w:rPr>
        <w:t xml:space="preserve">M. tuberculosis </w:t>
      </w:r>
      <w:r w:rsidRPr="26286F84" w:rsidR="26286F8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has a molecular weight of roughly 80 </w:t>
      </w:r>
      <w:proofErr w:type="spellStart"/>
      <w:r w:rsidRPr="26286F84" w:rsidR="26286F8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kDa</w:t>
      </w:r>
      <w:proofErr w:type="spellEnd"/>
      <w:r w:rsidRPr="26286F84" w:rsidR="26286F8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 (Tremblay &amp; Blanchard, 2009). Given that the monomer subunit of </w:t>
      </w:r>
      <w:r w:rsidRPr="26286F84" w:rsidR="26286F84">
        <w:rPr>
          <w:rFonts w:ascii="Times New Roman" w:hAnsi="Times New Roman" w:eastAsia="Times New Roman" w:cs="Times New Roman"/>
          <w:b w:val="0"/>
          <w:bCs w:val="0"/>
          <w:i w:val="1"/>
          <w:iCs w:val="1"/>
          <w:strike w:val="0"/>
          <w:dstrike w:val="0"/>
          <w:noProof w:val="0"/>
          <w:color w:val="000000" w:themeColor="text1" w:themeTint="FF" w:themeShade="FF"/>
          <w:sz w:val="22"/>
          <w:szCs w:val="22"/>
          <w:u w:val="none"/>
          <w:lang w:val="en-GB"/>
        </w:rPr>
        <w:t xml:space="preserve">G. lamblia </w:t>
      </w:r>
      <w:r w:rsidRPr="26286F84" w:rsidR="26286F8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and </w:t>
      </w:r>
      <w:r w:rsidRPr="26286F84" w:rsidR="26286F84">
        <w:rPr>
          <w:rFonts w:ascii="Times New Roman" w:hAnsi="Times New Roman" w:eastAsia="Times New Roman" w:cs="Times New Roman"/>
          <w:b w:val="0"/>
          <w:bCs w:val="0"/>
          <w:i w:val="1"/>
          <w:iCs w:val="1"/>
          <w:strike w:val="0"/>
          <w:dstrike w:val="0"/>
          <w:noProof w:val="0"/>
          <w:color w:val="000000" w:themeColor="text1" w:themeTint="FF" w:themeShade="FF"/>
          <w:sz w:val="22"/>
          <w:szCs w:val="22"/>
          <w:u w:val="none"/>
          <w:lang w:val="en-GB"/>
        </w:rPr>
        <w:t xml:space="preserve">M. tuberculosis </w:t>
      </w:r>
      <w:r w:rsidRPr="26286F84" w:rsidR="26286F8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both have similar molecular weights of about 40 </w:t>
      </w:r>
      <w:proofErr w:type="spellStart"/>
      <w:r w:rsidRPr="26286F84" w:rsidR="26286F8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kDa</w:t>
      </w:r>
      <w:proofErr w:type="spellEnd"/>
      <w:r w:rsidRPr="26286F84" w:rsidR="26286F8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 and their high structural similarity, it is predicted that both BCATs’ biological units exist as homodimers. Thus, the expected oligomerization of BCAT from </w:t>
      </w:r>
      <w:r w:rsidRPr="26286F84" w:rsidR="26286F84">
        <w:rPr>
          <w:rFonts w:ascii="Times New Roman" w:hAnsi="Times New Roman" w:eastAsia="Times New Roman" w:cs="Times New Roman"/>
          <w:b w:val="0"/>
          <w:bCs w:val="0"/>
          <w:i w:val="1"/>
          <w:iCs w:val="1"/>
          <w:strike w:val="0"/>
          <w:dstrike w:val="0"/>
          <w:noProof w:val="0"/>
          <w:color w:val="000000" w:themeColor="text1" w:themeTint="FF" w:themeShade="FF"/>
          <w:sz w:val="22"/>
          <w:szCs w:val="22"/>
          <w:u w:val="none"/>
          <w:lang w:val="en-GB"/>
        </w:rPr>
        <w:t xml:space="preserve">Giardia lamblia </w:t>
      </w:r>
      <w:r w:rsidRPr="26286F84" w:rsidR="26286F8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is a homodimer </w:t>
      </w:r>
      <w:r w:rsidRPr="26286F84" w:rsidR="26286F84">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GB"/>
        </w:rPr>
        <w:t>(Figure 1b).</w:t>
      </w:r>
    </w:p>
    <w:p w:rsidR="00C87EB8" w:rsidP="26286F84" w:rsidRDefault="002753B0" w14:paraId="138D5B00" w14:textId="2743B861">
      <w:pPr>
        <w:pStyle w:val="Normal"/>
        <w:suppressLineNumbers w:val="0"/>
        <w:bidi w:val="0"/>
        <w:spacing w:before="0" w:beforeAutospacing="off" w:after="200" w:afterAutospacing="off" w:line="360" w:lineRule="auto"/>
        <w:ind w:left="0" w:right="0" w:firstLine="720"/>
        <w:jc w:val="left"/>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pPr>
      <w:r w:rsidRPr="26286F84" w:rsidR="26286F8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The</w:t>
      </w:r>
      <w:r w:rsidRPr="26286F84" w:rsidR="26286F84">
        <w:rPr>
          <w:rFonts w:ascii="Times New Roman" w:hAnsi="Times New Roman" w:eastAsia="Times New Roman" w:cs="Times New Roman"/>
          <w:b w:val="0"/>
          <w:bCs w:val="0"/>
          <w:i w:val="1"/>
          <w:iCs w:val="1"/>
          <w:strike w:val="0"/>
          <w:dstrike w:val="0"/>
          <w:noProof w:val="0"/>
          <w:color w:val="000000" w:themeColor="text1" w:themeTint="FF" w:themeShade="FF"/>
          <w:sz w:val="22"/>
          <w:szCs w:val="22"/>
          <w:u w:val="none"/>
          <w:lang w:val="en-GB"/>
        </w:rPr>
        <w:t xml:space="preserve"> </w:t>
      </w:r>
      <w:r w:rsidRPr="26286F84" w:rsidR="26286F8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amino acid sequence of </w:t>
      </w:r>
      <w:r w:rsidRPr="26286F84" w:rsidR="26286F84">
        <w:rPr>
          <w:rFonts w:ascii="Times New Roman" w:hAnsi="Times New Roman" w:eastAsia="Times New Roman" w:cs="Times New Roman"/>
          <w:b w:val="0"/>
          <w:bCs w:val="0"/>
          <w:i w:val="1"/>
          <w:iCs w:val="1"/>
          <w:strike w:val="0"/>
          <w:dstrike w:val="0"/>
          <w:noProof w:val="0"/>
          <w:color w:val="000000" w:themeColor="text1" w:themeTint="FF" w:themeShade="FF"/>
          <w:sz w:val="22"/>
          <w:szCs w:val="22"/>
          <w:u w:val="none"/>
          <w:lang w:val="en-GB"/>
        </w:rPr>
        <w:t>Giardia lamblia</w:t>
      </w:r>
      <w:r w:rsidRPr="26286F84" w:rsidR="26286F8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 BCAT was compared with other proteins in the online CATH database to determine the domains of the monomeric unit of BCAT from </w:t>
      </w:r>
      <w:r w:rsidRPr="26286F84" w:rsidR="26286F84">
        <w:rPr>
          <w:rFonts w:ascii="Times New Roman" w:hAnsi="Times New Roman" w:eastAsia="Times New Roman" w:cs="Times New Roman"/>
          <w:b w:val="0"/>
          <w:bCs w:val="0"/>
          <w:i w:val="1"/>
          <w:iCs w:val="1"/>
          <w:strike w:val="0"/>
          <w:dstrike w:val="0"/>
          <w:noProof w:val="0"/>
          <w:color w:val="000000" w:themeColor="text1" w:themeTint="FF" w:themeShade="FF"/>
          <w:sz w:val="22"/>
          <w:szCs w:val="22"/>
          <w:u w:val="none"/>
          <w:lang w:val="en-GB"/>
        </w:rPr>
        <w:t>Giardia lamblia</w:t>
      </w:r>
      <w:r w:rsidRPr="26286F84" w:rsidR="26286F8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 This comparison provided known domains of other structural homologs of the </w:t>
      </w:r>
      <w:r w:rsidRPr="26286F84" w:rsidR="26286F84">
        <w:rPr>
          <w:rFonts w:ascii="Times New Roman" w:hAnsi="Times New Roman" w:eastAsia="Times New Roman" w:cs="Times New Roman"/>
          <w:b w:val="0"/>
          <w:bCs w:val="0"/>
          <w:i w:val="1"/>
          <w:iCs w:val="1"/>
          <w:strike w:val="0"/>
          <w:dstrike w:val="0"/>
          <w:noProof w:val="0"/>
          <w:color w:val="000000" w:themeColor="text1" w:themeTint="FF" w:themeShade="FF"/>
          <w:sz w:val="22"/>
          <w:szCs w:val="22"/>
          <w:u w:val="none"/>
          <w:lang w:val="en-GB"/>
        </w:rPr>
        <w:t xml:space="preserve">Giardia lamblia </w:t>
      </w:r>
      <w:r w:rsidRPr="26286F84" w:rsidR="26286F8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BCAT protein with high similarity, and an analysis of the amino acid sequence alignment gave information on the domains of the BCAT from </w:t>
      </w:r>
      <w:r w:rsidRPr="26286F84" w:rsidR="26286F84">
        <w:rPr>
          <w:rFonts w:ascii="Times New Roman" w:hAnsi="Times New Roman" w:eastAsia="Times New Roman" w:cs="Times New Roman"/>
          <w:b w:val="0"/>
          <w:bCs w:val="0"/>
          <w:i w:val="1"/>
          <w:iCs w:val="1"/>
          <w:strike w:val="0"/>
          <w:dstrike w:val="0"/>
          <w:noProof w:val="0"/>
          <w:color w:val="000000" w:themeColor="text1" w:themeTint="FF" w:themeShade="FF"/>
          <w:sz w:val="22"/>
          <w:szCs w:val="22"/>
          <w:u w:val="none"/>
          <w:lang w:val="en-GB"/>
        </w:rPr>
        <w:t>Giardia lamblia</w:t>
      </w:r>
      <w:r w:rsidRPr="26286F84" w:rsidR="26286F8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  The two domains in the monomeric unit of BCAT from </w:t>
      </w:r>
      <w:r w:rsidRPr="26286F84" w:rsidR="26286F84">
        <w:rPr>
          <w:rFonts w:ascii="Times New Roman" w:hAnsi="Times New Roman" w:eastAsia="Times New Roman" w:cs="Times New Roman"/>
          <w:b w:val="0"/>
          <w:bCs w:val="0"/>
          <w:i w:val="1"/>
          <w:iCs w:val="1"/>
          <w:strike w:val="0"/>
          <w:dstrike w:val="0"/>
          <w:noProof w:val="0"/>
          <w:color w:val="000000" w:themeColor="text1" w:themeTint="FF" w:themeShade="FF"/>
          <w:sz w:val="22"/>
          <w:szCs w:val="22"/>
          <w:u w:val="none"/>
          <w:lang w:val="en-GB"/>
        </w:rPr>
        <w:t xml:space="preserve">Giardia lamblia </w:t>
      </w:r>
      <w:r w:rsidRPr="26286F84" w:rsidR="26286F8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were the alpha-beta barrel domain containing residues 1-164 and the 2-Layer Sandwich domain containing residues 165-357. At residue 190, the modified residue(2S)-2-amino-6</w:t>
      </w:r>
      <w:proofErr w:type="gramStart"/>
      <w:r w:rsidRPr="26286F84" w:rsidR="26286F8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w:t>
      </w:r>
      <w:proofErr w:type="gramEnd"/>
      <w:r w:rsidRPr="26286F84" w:rsidR="26286F8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[3-hydroxy-2- methyl-5-(</w:t>
      </w:r>
      <w:proofErr w:type="spellStart"/>
      <w:r w:rsidRPr="26286F84" w:rsidR="26286F8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phosphonooxymethyl</w:t>
      </w:r>
      <w:proofErr w:type="spellEnd"/>
      <w:r w:rsidRPr="26286F84" w:rsidR="26286F8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)pyridin-4-yl]</w:t>
      </w:r>
      <w:proofErr w:type="spellStart"/>
      <w:r w:rsidRPr="26286F84" w:rsidR="26286F8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methylideneamino</w:t>
      </w:r>
      <w:proofErr w:type="spellEnd"/>
      <w:r w:rsidRPr="26286F84" w:rsidR="26286F8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]hexanoic acid (PLP) is located in the 2-Layer Sandwich domain </w:t>
      </w:r>
      <w:r w:rsidRPr="26286F84" w:rsidR="26286F84">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GB"/>
        </w:rPr>
        <w:t>(Figure 1a)</w:t>
      </w:r>
      <w:r w:rsidRPr="26286F84" w:rsidR="26286F8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The modified LLP residue acts as an intermediate during BCAT activity with the ability to deaminate and aminate lysine.</w:t>
      </w:r>
    </w:p>
    <w:p w:rsidR="52376B1D" w:rsidP="20043CFC" w:rsidRDefault="52376B1D" w14:paraId="1ED087A9" w14:textId="5D521878">
      <w:pPr>
        <w:pStyle w:val="Normal"/>
        <w:spacing w:after="200" w:line="360" w:lineRule="auto"/>
        <w:ind w:firstLine="720"/>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pPr>
    </w:p>
    <w:p w:rsidR="52376B1D" w:rsidP="530C544F" w:rsidRDefault="52376B1D" w14:paraId="536249F1" w14:textId="0918F78C">
      <w:pPr>
        <w:pStyle w:val="Normal"/>
        <w:spacing w:before="0" w:beforeAutospacing="off" w:after="0" w:afterAutospacing="off" w:line="360" w:lineRule="auto"/>
        <w:ind w:left="0"/>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pPr>
      <w:r w:rsidRPr="530C544F" w:rsidR="530C544F">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3.2 Structural Alignments of Branched-Chain Amino Acid Aminotransferase from </w:t>
      </w:r>
      <w:r w:rsidRPr="530C544F" w:rsidR="530C544F">
        <w:rPr>
          <w:rFonts w:ascii="Times New Roman" w:hAnsi="Times New Roman" w:eastAsia="Times New Roman" w:cs="Times New Roman"/>
          <w:b w:val="0"/>
          <w:bCs w:val="0"/>
          <w:i w:val="1"/>
          <w:iCs w:val="1"/>
          <w:strike w:val="0"/>
          <w:dstrike w:val="0"/>
          <w:noProof w:val="0"/>
          <w:color w:val="000000" w:themeColor="text1" w:themeTint="FF" w:themeShade="FF"/>
          <w:sz w:val="22"/>
          <w:szCs w:val="22"/>
          <w:u w:val="none"/>
          <w:lang w:val="en-GB"/>
        </w:rPr>
        <w:t xml:space="preserve">Giardia lamblia </w:t>
      </w:r>
      <w:r w:rsidRPr="530C544F" w:rsidR="530C544F">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with Homologs</w:t>
      </w:r>
    </w:p>
    <w:p w:rsidR="20043CFC" w:rsidP="20043CFC" w:rsidRDefault="20043CFC" w14:paraId="61BD3520" w14:textId="79897F6E">
      <w:pPr>
        <w:pStyle w:val="Normal"/>
        <w:spacing w:before="0" w:beforeAutospacing="off" w:after="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pPr>
    </w:p>
    <w:p w:rsidR="04EA33B5" w:rsidP="072A5521" w:rsidRDefault="04EA33B5" w14:paraId="00D3F7AB" w14:textId="253DCB07">
      <w:pPr>
        <w:pStyle w:val="Normal"/>
        <w:spacing w:before="0" w:beforeAutospacing="off" w:after="0" w:afterAutospacing="off" w:line="360" w:lineRule="auto"/>
        <w:ind w:left="0" w:firstLine="720"/>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pPr>
      <w:r w:rsidRPr="072A5521" w:rsidR="072A5521">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DALI Protein Structure Comparison Server (Holm, 2020) was used to identify the structural homologs of BCAT from </w:t>
      </w:r>
      <w:r w:rsidRPr="072A5521" w:rsidR="072A5521">
        <w:rPr>
          <w:rFonts w:ascii="Times New Roman" w:hAnsi="Times New Roman" w:eastAsia="Times New Roman" w:cs="Times New Roman"/>
          <w:b w:val="0"/>
          <w:bCs w:val="0"/>
          <w:i w:val="1"/>
          <w:iCs w:val="1"/>
          <w:strike w:val="0"/>
          <w:dstrike w:val="0"/>
          <w:noProof w:val="0"/>
          <w:color w:val="000000" w:themeColor="text1" w:themeTint="FF" w:themeShade="FF"/>
          <w:sz w:val="22"/>
          <w:szCs w:val="22"/>
          <w:u w:val="none"/>
          <w:lang w:val="en-GB"/>
        </w:rPr>
        <w:t>Giardia lamblia</w:t>
      </w:r>
      <w:r w:rsidRPr="072A5521" w:rsidR="072A5521">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As shown in figure 2a, a structural alignment of the protein, BCAT</w:t>
      </w:r>
      <w:r w:rsidRPr="072A5521" w:rsidR="072A5521">
        <w:rPr>
          <w:rFonts w:ascii="Times New Roman" w:hAnsi="Times New Roman" w:eastAsia="Times New Roman" w:cs="Times New Roman"/>
          <w:b w:val="0"/>
          <w:bCs w:val="0"/>
          <w:i w:val="1"/>
          <w:iCs w:val="1"/>
          <w:strike w:val="0"/>
          <w:dstrike w:val="0"/>
          <w:noProof w:val="0"/>
          <w:color w:val="000000" w:themeColor="text1" w:themeTint="FF" w:themeShade="FF"/>
          <w:sz w:val="22"/>
          <w:szCs w:val="22"/>
          <w:u w:val="none"/>
          <w:lang w:val="en-GB"/>
        </w:rPr>
        <w:t xml:space="preserve"> </w:t>
      </w:r>
      <w:r w:rsidRPr="072A5521" w:rsidR="072A5521">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of</w:t>
      </w:r>
      <w:r w:rsidRPr="072A5521" w:rsidR="072A5521">
        <w:rPr>
          <w:rFonts w:ascii="Times New Roman" w:hAnsi="Times New Roman" w:eastAsia="Times New Roman" w:cs="Times New Roman"/>
          <w:b w:val="0"/>
          <w:bCs w:val="0"/>
          <w:i w:val="1"/>
          <w:iCs w:val="1"/>
          <w:strike w:val="0"/>
          <w:dstrike w:val="0"/>
          <w:noProof w:val="0"/>
          <w:color w:val="000000" w:themeColor="text1" w:themeTint="FF" w:themeShade="FF"/>
          <w:sz w:val="22"/>
          <w:szCs w:val="22"/>
          <w:u w:val="none"/>
          <w:lang w:val="en-GB"/>
        </w:rPr>
        <w:t xml:space="preserve"> Giardia lamblia (</w:t>
      </w:r>
      <w:r w:rsidRPr="072A5521" w:rsidR="072A5521">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7LV7A) with BCAT homologs from various organisms, including Gram-positive bacteria, Gram-negative bacteria, human mitochondria, and archaea</w:t>
      </w:r>
      <w:r w:rsidRPr="072A5521" w:rsidR="072A5521">
        <w:rPr>
          <w:rFonts w:ascii="Times New Roman" w:hAnsi="Times New Roman" w:eastAsia="Times New Roman" w:cs="Times New Roman"/>
          <w:b w:val="0"/>
          <w:bCs w:val="0"/>
          <w:i w:val="1"/>
          <w:iCs w:val="1"/>
          <w:strike w:val="0"/>
          <w:dstrike w:val="0"/>
          <w:noProof w:val="0"/>
          <w:color w:val="000000" w:themeColor="text1" w:themeTint="FF" w:themeShade="FF"/>
          <w:sz w:val="22"/>
          <w:szCs w:val="22"/>
          <w:u w:val="none"/>
          <w:lang w:val="en-GB"/>
        </w:rPr>
        <w:t>.</w:t>
      </w:r>
      <w:r w:rsidRPr="072A5521" w:rsidR="072A5521">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 The RMSD and percent identity scores for each of the homologs in comparison to BCAT from </w:t>
      </w:r>
      <w:r w:rsidRPr="072A5521" w:rsidR="072A5521">
        <w:rPr>
          <w:rFonts w:ascii="Times New Roman" w:hAnsi="Times New Roman" w:eastAsia="Times New Roman" w:cs="Times New Roman"/>
          <w:b w:val="0"/>
          <w:bCs w:val="0"/>
          <w:i w:val="1"/>
          <w:iCs w:val="1"/>
          <w:strike w:val="0"/>
          <w:dstrike w:val="0"/>
          <w:noProof w:val="0"/>
          <w:color w:val="000000" w:themeColor="text1" w:themeTint="FF" w:themeShade="FF"/>
          <w:sz w:val="22"/>
          <w:szCs w:val="22"/>
          <w:u w:val="none"/>
          <w:lang w:val="en-GB"/>
        </w:rPr>
        <w:t>Giardia lamblia</w:t>
      </w:r>
      <w:r w:rsidRPr="072A5521" w:rsidR="072A5521">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 were determined from DALI (</w:t>
      </w:r>
      <w:r w:rsidRPr="072A5521" w:rsidR="072A5521">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GB"/>
        </w:rPr>
        <w:t>Table 1)</w:t>
      </w:r>
      <w:r w:rsidRPr="072A5521" w:rsidR="072A5521">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 The RMSD and percent identity scores imply strong structural similarity between the various BCATs in comparison to the BCAT from </w:t>
      </w:r>
      <w:r w:rsidRPr="072A5521" w:rsidR="072A5521">
        <w:rPr>
          <w:rFonts w:ascii="Times New Roman" w:hAnsi="Times New Roman" w:eastAsia="Times New Roman" w:cs="Times New Roman"/>
          <w:b w:val="0"/>
          <w:bCs w:val="0"/>
          <w:i w:val="1"/>
          <w:iCs w:val="1"/>
          <w:strike w:val="0"/>
          <w:dstrike w:val="0"/>
          <w:noProof w:val="0"/>
          <w:color w:val="000000" w:themeColor="text1" w:themeTint="FF" w:themeShade="FF"/>
          <w:sz w:val="22"/>
          <w:szCs w:val="22"/>
          <w:u w:val="none"/>
          <w:lang w:val="en-GB"/>
        </w:rPr>
        <w:t>Giardia lamblia.</w:t>
      </w:r>
    </w:p>
    <w:p w:rsidR="20043CFC" w:rsidP="7CDF66E0" w:rsidRDefault="20043CFC" w14:paraId="2FF2053D" w14:textId="17E97F70">
      <w:pPr>
        <w:pStyle w:val="Normal"/>
        <w:spacing w:before="0" w:beforeAutospacing="off" w:after="0" w:afterAutospacing="off" w:line="360" w:lineRule="auto"/>
        <w:ind w:left="0" w:firstLine="720"/>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pPr>
      <w:r w:rsidRPr="7CDF66E0" w:rsidR="7CDF66E0">
        <w:rPr>
          <w:rFonts w:ascii="Times New Roman" w:hAnsi="Times New Roman" w:eastAsia="Times New Roman" w:cs="Times New Roman"/>
          <w:noProof w:val="0"/>
          <w:sz w:val="22"/>
          <w:szCs w:val="22"/>
          <w:lang w:val="en-GB"/>
        </w:rPr>
        <w:t xml:space="preserve">An analysis of structural homologs alignment was conducted to identify the most conserved regions within the BCAT of </w:t>
      </w:r>
      <w:r w:rsidRPr="7CDF66E0" w:rsidR="7CDF66E0">
        <w:rPr>
          <w:rFonts w:ascii="Times New Roman" w:hAnsi="Times New Roman" w:eastAsia="Times New Roman" w:cs="Times New Roman"/>
          <w:i w:val="1"/>
          <w:iCs w:val="1"/>
          <w:noProof w:val="0"/>
          <w:sz w:val="22"/>
          <w:szCs w:val="22"/>
          <w:lang w:val="en-GB"/>
        </w:rPr>
        <w:t xml:space="preserve">Giardia </w:t>
      </w:r>
      <w:r w:rsidRPr="7CDF66E0" w:rsidR="7CDF66E0">
        <w:rPr>
          <w:rFonts w:ascii="Times New Roman" w:hAnsi="Times New Roman" w:eastAsia="Times New Roman" w:cs="Times New Roman"/>
          <w:i w:val="1"/>
          <w:iCs w:val="1"/>
          <w:noProof w:val="0"/>
          <w:sz w:val="22"/>
          <w:szCs w:val="22"/>
          <w:lang w:val="en-GB"/>
        </w:rPr>
        <w:t>lamblia</w:t>
      </w:r>
      <w:r w:rsidRPr="7CDF66E0" w:rsidR="7CDF66E0">
        <w:rPr>
          <w:rFonts w:ascii="Times New Roman" w:hAnsi="Times New Roman" w:eastAsia="Times New Roman" w:cs="Times New Roman"/>
          <w:noProof w:val="0"/>
          <w:sz w:val="22"/>
          <w:szCs w:val="22"/>
          <w:lang w:val="en-GB"/>
        </w:rPr>
        <w:t xml:space="preserve">, aiming to pinpoint the shared regions among all homologs. </w:t>
      </w:r>
      <w:r w:rsidRPr="7CDF66E0" w:rsidR="7CDF66E0">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The two most conserved regions were located at residues 223-232 and 296-307 and were </w:t>
      </w:r>
      <w:proofErr w:type="spellStart"/>
      <w:r w:rsidRPr="7CDF66E0" w:rsidR="7CDF66E0">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labeled</w:t>
      </w:r>
      <w:proofErr w:type="spellEnd"/>
      <w:r w:rsidRPr="7CDF66E0" w:rsidR="7CDF66E0">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 region 1 and 2, respectively. Using </w:t>
      </w:r>
      <w:proofErr w:type="spellStart"/>
      <w:r w:rsidRPr="7CDF66E0" w:rsidR="7CDF66E0">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PyMOL</w:t>
      </w:r>
      <w:proofErr w:type="spellEnd"/>
      <w:r w:rsidRPr="7CDF66E0" w:rsidR="7CDF66E0">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it was evident that when fully assembled, regions 1 and 2 were located close to the LLP-modified residue, as seen in Figure 2b. Amino acids E225, N230, F232 in region 1 and G299, T300, A301, P306 in region 2 were conserved for all 9 BCAT proteins. Of these conserved residues, G299 and T300 are involved in hydrogen bonding with PLP. Given the proximity of the conserved regions and the modified residue, it may be important in the aminotransferase activity (Capra and Singh, 2007).</w:t>
      </w:r>
    </w:p>
    <w:p w:rsidR="20043CFC" w:rsidP="365E6063" w:rsidRDefault="20043CFC" w14:paraId="2B9BCA35" w14:textId="4E7CBE7C">
      <w:pPr>
        <w:spacing w:after="200" w:line="360" w:lineRule="auto"/>
        <w:ind/>
      </w:pPr>
    </w:p>
    <w:p w:rsidR="04EA33B5" w:rsidP="6E0463ED" w:rsidRDefault="04EA33B5" w14:paraId="3DD2BDCD" w14:textId="4DEEA9FD">
      <w:pPr>
        <w:pStyle w:val="Normal"/>
        <w:suppressLineNumbers w:val="0"/>
        <w:bidi w:val="0"/>
        <w:spacing w:before="0" w:beforeAutospacing="off" w:after="0" w:afterAutospacing="off" w:line="360" w:lineRule="auto"/>
        <w:ind w:left="0" w:right="0"/>
        <w:jc w:val="left"/>
      </w:pPr>
      <w:r w:rsidRPr="6E0463ED" w:rsidR="6E0463ED">
        <w:rPr>
          <w:rFonts w:ascii="Arial" w:hAnsi="Arial" w:eastAsia="Arial" w:cs="Arial"/>
          <w:b w:val="1"/>
          <w:bCs w:val="1"/>
          <w:i w:val="0"/>
          <w:iCs w:val="0"/>
          <w:strike w:val="0"/>
          <w:dstrike w:val="0"/>
          <w:noProof w:val="0"/>
          <w:color w:val="000000" w:themeColor="text1" w:themeTint="FF" w:themeShade="FF"/>
          <w:sz w:val="22"/>
          <w:szCs w:val="22"/>
          <w:u w:val="none"/>
          <w:lang w:val="en-GB"/>
        </w:rPr>
        <w:t>Table 1</w:t>
      </w:r>
      <w:r>
        <w:tab/>
      </w:r>
      <w:r w:rsidRPr="6E0463ED" w:rsidR="6E0463ED">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Table of RMSD and Percent Identity of Alignment of Structural Homologs of </w:t>
      </w:r>
      <w:r w:rsidRPr="6E0463ED" w:rsidR="6E0463ED">
        <w:rPr>
          <w:rFonts w:ascii="Arial" w:hAnsi="Arial" w:eastAsia="Arial" w:cs="Arial"/>
          <w:b w:val="0"/>
          <w:bCs w:val="0"/>
          <w:i w:val="1"/>
          <w:iCs w:val="1"/>
          <w:strike w:val="0"/>
          <w:dstrike w:val="0"/>
          <w:noProof w:val="0"/>
          <w:color w:val="000000" w:themeColor="text1" w:themeTint="FF" w:themeShade="FF"/>
          <w:sz w:val="22"/>
          <w:szCs w:val="22"/>
          <w:u w:val="none"/>
          <w:lang w:val="en-GB"/>
        </w:rPr>
        <w:t xml:space="preserve">Giardia lamblia </w:t>
      </w:r>
      <w:r w:rsidRPr="6E0463ED" w:rsidR="6E0463ED">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BCAT. Both measures are indicators of the similarity between the structural homolog </w:t>
      </w:r>
      <w:r w:rsidRPr="6E0463ED" w:rsidR="6E0463ED">
        <w:rPr>
          <w:rFonts w:ascii="Arial" w:hAnsi="Arial" w:eastAsia="Arial" w:cs="Arial"/>
          <w:b w:val="0"/>
          <w:bCs w:val="0"/>
          <w:i w:val="1"/>
          <w:iCs w:val="1"/>
          <w:strike w:val="0"/>
          <w:dstrike w:val="0"/>
          <w:noProof w:val="0"/>
          <w:color w:val="000000" w:themeColor="text1" w:themeTint="FF" w:themeShade="FF"/>
          <w:sz w:val="22"/>
          <w:szCs w:val="22"/>
          <w:u w:val="none"/>
          <w:lang w:val="en-GB"/>
        </w:rPr>
        <w:t xml:space="preserve">Giardia lamblia </w:t>
      </w:r>
      <w:r w:rsidRPr="6E0463ED" w:rsidR="6E0463ED">
        <w:rPr>
          <w:rFonts w:ascii="Arial" w:hAnsi="Arial" w:eastAsia="Arial" w:cs="Arial"/>
          <w:b w:val="0"/>
          <w:bCs w:val="0"/>
          <w:i w:val="0"/>
          <w:iCs w:val="0"/>
          <w:strike w:val="0"/>
          <w:dstrike w:val="0"/>
          <w:noProof w:val="0"/>
          <w:color w:val="000000" w:themeColor="text1" w:themeTint="FF" w:themeShade="FF"/>
          <w:sz w:val="22"/>
          <w:szCs w:val="22"/>
          <w:u w:val="none"/>
          <w:lang w:val="en-GB"/>
        </w:rPr>
        <w:t>BCAT. RMSD refers to the square root of the average of the squares of the distances between the atoms of the backbone C-alpha atoms in angstroms. The lower the RMSD value, the closer the match and more similar the 3-D structures are for the superimposed proteins. Percent Identity is the similarity of the protein sequence pair by comparison of each amino acid residue at their position. It is equal to the number of identical matches divided by the total length in residues and is expressed as a percentage. A high percent identity suggests that there are more functional and structural similarities between two proteins.</w:t>
      </w:r>
    </w:p>
    <w:tbl>
      <w:tblPr>
        <w:tblStyle w:val="TableNormal"/>
        <w:tblW w:w="6363" w:type="dxa"/>
        <w:tblLayout w:type="fixed"/>
        <w:tblLook w:val="06A0" w:firstRow="1" w:lastRow="0" w:firstColumn="1" w:lastColumn="0" w:noHBand="1" w:noVBand="1"/>
      </w:tblPr>
      <w:tblGrid>
        <w:gridCol w:w="2121"/>
        <w:gridCol w:w="2121"/>
        <w:gridCol w:w="2121"/>
      </w:tblGrid>
      <w:tr w:rsidR="365E6063" w:rsidTr="38FAADC5" w14:paraId="1DD279DE">
        <w:trPr>
          <w:trHeight w:val="300"/>
        </w:trPr>
        <w:tc>
          <w:tcPr>
            <w:tcW w:w="212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65E6063" w:rsidP="365E6063" w:rsidRDefault="365E6063" w14:paraId="1A6DD1BE" w14:textId="1A379ED0">
            <w:pPr>
              <w:spacing w:before="0" w:beforeAutospacing="off" w:after="0" w:afterAutospacing="off"/>
            </w:pPr>
            <w:r w:rsidRPr="365E6063" w:rsidR="365E6063">
              <w:rPr>
                <w:rFonts w:ascii="Arial" w:hAnsi="Arial" w:eastAsia="Arial" w:cs="Arial"/>
                <w:b w:val="0"/>
                <w:bCs w:val="0"/>
                <w:i w:val="0"/>
                <w:iCs w:val="0"/>
                <w:strike w:val="0"/>
                <w:dstrike w:val="0"/>
                <w:color w:val="000000" w:themeColor="text1" w:themeTint="FF" w:themeShade="FF"/>
                <w:sz w:val="22"/>
                <w:szCs w:val="22"/>
                <w:u w:val="none"/>
              </w:rPr>
              <w:t>Homolog Organism</w:t>
            </w:r>
          </w:p>
        </w:tc>
        <w:tc>
          <w:tcPr>
            <w:tcW w:w="212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65E6063" w:rsidP="365E6063" w:rsidRDefault="365E6063" w14:paraId="7D799844" w14:textId="6848E7DE">
            <w:pPr>
              <w:spacing w:before="0" w:beforeAutospacing="off" w:after="0" w:afterAutospacing="off"/>
            </w:pPr>
            <w:r w:rsidRPr="365E6063" w:rsidR="365E6063">
              <w:rPr>
                <w:rFonts w:ascii="Arial" w:hAnsi="Arial" w:eastAsia="Arial" w:cs="Arial"/>
                <w:b w:val="0"/>
                <w:bCs w:val="0"/>
                <w:i w:val="0"/>
                <w:iCs w:val="0"/>
                <w:strike w:val="0"/>
                <w:dstrike w:val="0"/>
                <w:color w:val="000000" w:themeColor="text1" w:themeTint="FF" w:themeShade="FF"/>
                <w:sz w:val="22"/>
                <w:szCs w:val="22"/>
                <w:u w:val="none"/>
              </w:rPr>
              <w:t>RMSD (</w:t>
            </w:r>
            <w:r w:rsidRPr="365E6063" w:rsidR="365E6063">
              <w:rPr>
                <w:rFonts w:ascii="Arial" w:hAnsi="Arial" w:eastAsia="Arial" w:cs="Arial"/>
                <w:b w:val="0"/>
                <w:bCs w:val="0"/>
                <w:i w:val="0"/>
                <w:iCs w:val="0"/>
                <w:strike w:val="0"/>
                <w:dstrike w:val="0"/>
                <w:color w:val="333333"/>
                <w:sz w:val="21"/>
                <w:szCs w:val="21"/>
                <w:u w:val="none"/>
              </w:rPr>
              <w:t>Å</w:t>
            </w:r>
            <w:r w:rsidRPr="365E6063" w:rsidR="365E6063">
              <w:rPr>
                <w:rFonts w:ascii="Arial" w:hAnsi="Arial" w:eastAsia="Arial" w:cs="Arial"/>
                <w:b w:val="0"/>
                <w:bCs w:val="0"/>
                <w:i w:val="0"/>
                <w:iCs w:val="0"/>
                <w:strike w:val="0"/>
                <w:dstrike w:val="0"/>
                <w:color w:val="000000" w:themeColor="text1" w:themeTint="FF" w:themeShade="FF"/>
                <w:sz w:val="22"/>
                <w:szCs w:val="22"/>
                <w:u w:val="none"/>
              </w:rPr>
              <w:t>)</w:t>
            </w:r>
          </w:p>
        </w:tc>
        <w:tc>
          <w:tcPr>
            <w:tcW w:w="212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65E6063" w:rsidP="365E6063" w:rsidRDefault="365E6063" w14:paraId="6417E369" w14:textId="3F26890D">
            <w:pPr>
              <w:spacing w:before="0" w:beforeAutospacing="off" w:after="0" w:afterAutospacing="off"/>
            </w:pPr>
            <w:r w:rsidRPr="365E6063" w:rsidR="365E6063">
              <w:rPr>
                <w:rFonts w:ascii="Arial" w:hAnsi="Arial" w:eastAsia="Arial" w:cs="Arial"/>
                <w:b w:val="0"/>
                <w:bCs w:val="0"/>
                <w:i w:val="0"/>
                <w:iCs w:val="0"/>
                <w:strike w:val="0"/>
                <w:dstrike w:val="0"/>
                <w:color w:val="000000" w:themeColor="text1" w:themeTint="FF" w:themeShade="FF"/>
                <w:sz w:val="22"/>
                <w:szCs w:val="22"/>
                <w:u w:val="none"/>
              </w:rPr>
              <w:t>Percent Identity (%)</w:t>
            </w:r>
          </w:p>
        </w:tc>
      </w:tr>
      <w:tr w:rsidR="365E6063" w:rsidTr="38FAADC5" w14:paraId="7C99A6EC">
        <w:trPr>
          <w:trHeight w:val="300"/>
        </w:trPr>
        <w:tc>
          <w:tcPr>
            <w:tcW w:w="212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65E6063" w:rsidP="365E6063" w:rsidRDefault="365E6063" w14:paraId="4FEB0472" w14:textId="3EE906CE">
            <w:pPr>
              <w:spacing w:before="0" w:beforeAutospacing="off" w:after="0" w:afterAutospacing="off"/>
            </w:pPr>
            <w:r w:rsidRPr="365E6063" w:rsidR="365E6063">
              <w:rPr>
                <w:rFonts w:ascii="Arial" w:hAnsi="Arial" w:eastAsia="Arial" w:cs="Arial"/>
                <w:b w:val="0"/>
                <w:bCs w:val="0"/>
                <w:i w:val="1"/>
                <w:iCs w:val="1"/>
                <w:strike w:val="0"/>
                <w:dstrike w:val="0"/>
                <w:color w:val="000000" w:themeColor="text1" w:themeTint="FF" w:themeShade="FF"/>
                <w:sz w:val="22"/>
                <w:szCs w:val="22"/>
                <w:u w:val="none"/>
              </w:rPr>
              <w:t>S. mutans</w:t>
            </w:r>
          </w:p>
        </w:tc>
        <w:tc>
          <w:tcPr>
            <w:tcW w:w="212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65E6063" w:rsidP="365E6063" w:rsidRDefault="365E6063" w14:paraId="6A76C170" w14:textId="2E646677">
            <w:pPr>
              <w:spacing w:before="0" w:beforeAutospacing="off" w:after="0" w:afterAutospacing="off"/>
            </w:pPr>
            <w:r w:rsidRPr="365E6063" w:rsidR="365E6063">
              <w:rPr>
                <w:rFonts w:ascii="Arial" w:hAnsi="Arial" w:eastAsia="Arial" w:cs="Arial"/>
                <w:b w:val="0"/>
                <w:bCs w:val="0"/>
                <w:i w:val="0"/>
                <w:iCs w:val="0"/>
                <w:strike w:val="0"/>
                <w:dstrike w:val="0"/>
                <w:color w:val="000000" w:themeColor="text1" w:themeTint="FF" w:themeShade="FF"/>
                <w:sz w:val="22"/>
                <w:szCs w:val="22"/>
                <w:u w:val="none"/>
              </w:rPr>
              <w:t>1.2</w:t>
            </w:r>
          </w:p>
        </w:tc>
        <w:tc>
          <w:tcPr>
            <w:tcW w:w="212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65E6063" w:rsidP="365E6063" w:rsidRDefault="365E6063" w14:paraId="275C0F22" w14:textId="7C3F8247">
            <w:pPr>
              <w:spacing w:before="0" w:beforeAutospacing="off" w:after="0" w:afterAutospacing="off"/>
            </w:pPr>
            <w:r w:rsidRPr="365E6063" w:rsidR="365E6063">
              <w:rPr>
                <w:rFonts w:ascii="Arial" w:hAnsi="Arial" w:eastAsia="Arial" w:cs="Arial"/>
                <w:b w:val="0"/>
                <w:bCs w:val="0"/>
                <w:i w:val="0"/>
                <w:iCs w:val="0"/>
                <w:strike w:val="0"/>
                <w:dstrike w:val="0"/>
                <w:color w:val="000000" w:themeColor="text1" w:themeTint="FF" w:themeShade="FF"/>
                <w:sz w:val="22"/>
                <w:szCs w:val="22"/>
                <w:u w:val="none"/>
              </w:rPr>
              <w:t>43</w:t>
            </w:r>
          </w:p>
        </w:tc>
      </w:tr>
      <w:tr w:rsidR="365E6063" w:rsidTr="38FAADC5" w14:paraId="24E2698C">
        <w:trPr>
          <w:trHeight w:val="300"/>
        </w:trPr>
        <w:tc>
          <w:tcPr>
            <w:tcW w:w="212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65E6063" w:rsidP="365E6063" w:rsidRDefault="365E6063" w14:paraId="2D23EBAC" w14:textId="7D5840ED">
            <w:pPr>
              <w:spacing w:before="0" w:beforeAutospacing="off" w:after="0" w:afterAutospacing="off"/>
            </w:pPr>
            <w:r w:rsidRPr="365E6063" w:rsidR="365E6063">
              <w:rPr>
                <w:rFonts w:ascii="Arial" w:hAnsi="Arial" w:eastAsia="Arial" w:cs="Arial"/>
                <w:b w:val="0"/>
                <w:bCs w:val="0"/>
                <w:i w:val="1"/>
                <w:iCs w:val="1"/>
                <w:strike w:val="0"/>
                <w:dstrike w:val="0"/>
                <w:color w:val="000000" w:themeColor="text1" w:themeTint="FF" w:themeShade="FF"/>
                <w:sz w:val="22"/>
                <w:szCs w:val="22"/>
                <w:u w:val="none"/>
              </w:rPr>
              <w:t>D. radiodurans</w:t>
            </w:r>
          </w:p>
        </w:tc>
        <w:tc>
          <w:tcPr>
            <w:tcW w:w="212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65E6063" w:rsidP="365E6063" w:rsidRDefault="365E6063" w14:paraId="673A7BA0" w14:textId="7D0EB2E4">
            <w:pPr>
              <w:spacing w:before="0" w:beforeAutospacing="off" w:after="0" w:afterAutospacing="off"/>
            </w:pPr>
            <w:r w:rsidRPr="365E6063" w:rsidR="365E6063">
              <w:rPr>
                <w:rFonts w:ascii="Arial" w:hAnsi="Arial" w:eastAsia="Arial" w:cs="Arial"/>
                <w:b w:val="0"/>
                <w:bCs w:val="0"/>
                <w:i w:val="0"/>
                <w:iCs w:val="0"/>
                <w:strike w:val="0"/>
                <w:dstrike w:val="0"/>
                <w:color w:val="000000" w:themeColor="text1" w:themeTint="FF" w:themeShade="FF"/>
                <w:sz w:val="22"/>
                <w:szCs w:val="22"/>
                <w:u w:val="none"/>
              </w:rPr>
              <w:t>1.0</w:t>
            </w:r>
          </w:p>
        </w:tc>
        <w:tc>
          <w:tcPr>
            <w:tcW w:w="212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65E6063" w:rsidP="365E6063" w:rsidRDefault="365E6063" w14:paraId="44316660" w14:textId="547DD914">
            <w:pPr>
              <w:spacing w:before="0" w:beforeAutospacing="off" w:after="0" w:afterAutospacing="off"/>
            </w:pPr>
            <w:r w:rsidRPr="365E6063" w:rsidR="365E6063">
              <w:rPr>
                <w:rFonts w:ascii="Arial" w:hAnsi="Arial" w:eastAsia="Arial" w:cs="Arial"/>
                <w:b w:val="0"/>
                <w:bCs w:val="0"/>
                <w:i w:val="0"/>
                <w:iCs w:val="0"/>
                <w:strike w:val="0"/>
                <w:dstrike w:val="0"/>
                <w:color w:val="000000" w:themeColor="text1" w:themeTint="FF" w:themeShade="FF"/>
                <w:sz w:val="22"/>
                <w:szCs w:val="22"/>
                <w:u w:val="none"/>
              </w:rPr>
              <w:t>44</w:t>
            </w:r>
          </w:p>
        </w:tc>
      </w:tr>
      <w:tr w:rsidR="365E6063" w:rsidTr="38FAADC5" w14:paraId="13BA5E98">
        <w:trPr>
          <w:trHeight w:val="300"/>
        </w:trPr>
        <w:tc>
          <w:tcPr>
            <w:tcW w:w="212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65E6063" w:rsidP="365E6063" w:rsidRDefault="365E6063" w14:paraId="212B0C3D" w14:textId="3E4CBD18">
            <w:pPr>
              <w:spacing w:before="0" w:beforeAutospacing="off" w:after="0" w:afterAutospacing="off"/>
            </w:pPr>
            <w:r w:rsidRPr="365E6063" w:rsidR="365E6063">
              <w:rPr>
                <w:rFonts w:ascii="Arial" w:hAnsi="Arial" w:eastAsia="Arial" w:cs="Arial"/>
                <w:b w:val="0"/>
                <w:bCs w:val="0"/>
                <w:i w:val="1"/>
                <w:iCs w:val="1"/>
                <w:strike w:val="0"/>
                <w:dstrike w:val="0"/>
                <w:color w:val="000000" w:themeColor="text1" w:themeTint="FF" w:themeShade="FF"/>
                <w:sz w:val="22"/>
                <w:szCs w:val="22"/>
                <w:u w:val="none"/>
              </w:rPr>
              <w:t>P. putida</w:t>
            </w:r>
          </w:p>
        </w:tc>
        <w:tc>
          <w:tcPr>
            <w:tcW w:w="212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65E6063" w:rsidP="365E6063" w:rsidRDefault="365E6063" w14:paraId="1206095B" w14:textId="224010DE">
            <w:pPr>
              <w:spacing w:before="0" w:beforeAutospacing="off" w:after="0" w:afterAutospacing="off"/>
            </w:pPr>
            <w:r w:rsidRPr="365E6063" w:rsidR="365E6063">
              <w:rPr>
                <w:rFonts w:ascii="Arial" w:hAnsi="Arial" w:eastAsia="Arial" w:cs="Arial"/>
                <w:b w:val="0"/>
                <w:bCs w:val="0"/>
                <w:i w:val="0"/>
                <w:iCs w:val="0"/>
                <w:strike w:val="0"/>
                <w:dstrike w:val="0"/>
                <w:color w:val="000000" w:themeColor="text1" w:themeTint="FF" w:themeShade="FF"/>
                <w:sz w:val="22"/>
                <w:szCs w:val="22"/>
                <w:u w:val="none"/>
              </w:rPr>
              <w:t>1.3</w:t>
            </w:r>
          </w:p>
        </w:tc>
        <w:tc>
          <w:tcPr>
            <w:tcW w:w="212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65E6063" w:rsidP="365E6063" w:rsidRDefault="365E6063" w14:paraId="44CE6A8B" w14:textId="09356F9E">
            <w:pPr>
              <w:spacing w:before="0" w:beforeAutospacing="off" w:after="0" w:afterAutospacing="off"/>
            </w:pPr>
            <w:r w:rsidRPr="365E6063" w:rsidR="365E6063">
              <w:rPr>
                <w:rFonts w:ascii="Arial" w:hAnsi="Arial" w:eastAsia="Arial" w:cs="Arial"/>
                <w:b w:val="0"/>
                <w:bCs w:val="0"/>
                <w:i w:val="0"/>
                <w:iCs w:val="0"/>
                <w:strike w:val="0"/>
                <w:dstrike w:val="0"/>
                <w:color w:val="000000" w:themeColor="text1" w:themeTint="FF" w:themeShade="FF"/>
                <w:sz w:val="22"/>
                <w:szCs w:val="22"/>
                <w:u w:val="none"/>
              </w:rPr>
              <w:t>42</w:t>
            </w:r>
          </w:p>
        </w:tc>
      </w:tr>
      <w:tr w:rsidR="365E6063" w:rsidTr="38FAADC5" w14:paraId="6322F1A9">
        <w:trPr>
          <w:trHeight w:val="300"/>
        </w:trPr>
        <w:tc>
          <w:tcPr>
            <w:tcW w:w="212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65E6063" w:rsidP="365E6063" w:rsidRDefault="365E6063" w14:paraId="68488390" w14:textId="35EE1EBA">
            <w:pPr>
              <w:spacing w:before="0" w:beforeAutospacing="off" w:after="0" w:afterAutospacing="off"/>
            </w:pPr>
            <w:r w:rsidRPr="365E6063" w:rsidR="365E6063">
              <w:rPr>
                <w:rFonts w:ascii="Arial" w:hAnsi="Arial" w:eastAsia="Arial" w:cs="Arial"/>
                <w:b w:val="0"/>
                <w:bCs w:val="0"/>
                <w:i w:val="1"/>
                <w:iCs w:val="1"/>
                <w:strike w:val="0"/>
                <w:dstrike w:val="0"/>
                <w:color w:val="000000" w:themeColor="text1" w:themeTint="FF" w:themeShade="FF"/>
                <w:sz w:val="22"/>
                <w:szCs w:val="22"/>
                <w:u w:val="none"/>
              </w:rPr>
              <w:t>M. tuberculosis</w:t>
            </w:r>
          </w:p>
        </w:tc>
        <w:tc>
          <w:tcPr>
            <w:tcW w:w="212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65E6063" w:rsidP="365E6063" w:rsidRDefault="365E6063" w14:paraId="07EB87EA" w14:textId="404DB7A2">
            <w:pPr>
              <w:spacing w:before="0" w:beforeAutospacing="off" w:after="0" w:afterAutospacing="off"/>
            </w:pPr>
            <w:r w:rsidRPr="365E6063" w:rsidR="365E6063">
              <w:rPr>
                <w:rFonts w:ascii="Arial" w:hAnsi="Arial" w:eastAsia="Arial" w:cs="Arial"/>
                <w:b w:val="0"/>
                <w:bCs w:val="0"/>
                <w:i w:val="0"/>
                <w:iCs w:val="0"/>
                <w:strike w:val="0"/>
                <w:dstrike w:val="0"/>
                <w:color w:val="000000" w:themeColor="text1" w:themeTint="FF" w:themeShade="FF"/>
                <w:sz w:val="22"/>
                <w:szCs w:val="22"/>
                <w:u w:val="none"/>
              </w:rPr>
              <w:t>1.4</w:t>
            </w:r>
          </w:p>
        </w:tc>
        <w:tc>
          <w:tcPr>
            <w:tcW w:w="212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65E6063" w:rsidP="365E6063" w:rsidRDefault="365E6063" w14:paraId="67BEB86C" w14:textId="55B112D8">
            <w:pPr>
              <w:spacing w:before="0" w:beforeAutospacing="off" w:after="0" w:afterAutospacing="off"/>
            </w:pPr>
            <w:r w:rsidRPr="365E6063" w:rsidR="365E6063">
              <w:rPr>
                <w:rFonts w:ascii="Arial" w:hAnsi="Arial" w:eastAsia="Arial" w:cs="Arial"/>
                <w:b w:val="0"/>
                <w:bCs w:val="0"/>
                <w:i w:val="0"/>
                <w:iCs w:val="0"/>
                <w:strike w:val="0"/>
                <w:dstrike w:val="0"/>
                <w:color w:val="000000" w:themeColor="text1" w:themeTint="FF" w:themeShade="FF"/>
                <w:sz w:val="22"/>
                <w:szCs w:val="22"/>
                <w:u w:val="none"/>
              </w:rPr>
              <w:t>34</w:t>
            </w:r>
          </w:p>
        </w:tc>
      </w:tr>
      <w:tr w:rsidR="365E6063" w:rsidTr="38FAADC5" w14:paraId="4D35F37B">
        <w:trPr>
          <w:trHeight w:val="300"/>
        </w:trPr>
        <w:tc>
          <w:tcPr>
            <w:tcW w:w="212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65E6063" w:rsidP="365E6063" w:rsidRDefault="365E6063" w14:paraId="341EB58A" w14:textId="17B5631B">
            <w:pPr>
              <w:spacing w:before="0" w:beforeAutospacing="off" w:after="0" w:afterAutospacing="off"/>
            </w:pPr>
            <w:r w:rsidRPr="365E6063" w:rsidR="365E6063">
              <w:rPr>
                <w:rFonts w:ascii="Arial" w:hAnsi="Arial" w:eastAsia="Arial" w:cs="Arial"/>
                <w:b w:val="0"/>
                <w:bCs w:val="0"/>
                <w:i w:val="1"/>
                <w:iCs w:val="1"/>
                <w:strike w:val="0"/>
                <w:dstrike w:val="0"/>
                <w:color w:val="000000" w:themeColor="text1" w:themeTint="FF" w:themeShade="FF"/>
                <w:sz w:val="22"/>
                <w:szCs w:val="22"/>
                <w:u w:val="none"/>
              </w:rPr>
              <w:t xml:space="preserve">H. sapiens </w:t>
            </w:r>
          </w:p>
        </w:tc>
        <w:tc>
          <w:tcPr>
            <w:tcW w:w="212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65E6063" w:rsidP="365E6063" w:rsidRDefault="365E6063" w14:paraId="3767A2A0" w14:textId="5A29FFA0">
            <w:pPr>
              <w:spacing w:before="0" w:beforeAutospacing="off" w:after="0" w:afterAutospacing="off"/>
            </w:pPr>
            <w:r w:rsidRPr="365E6063" w:rsidR="365E6063">
              <w:rPr>
                <w:rFonts w:ascii="Arial" w:hAnsi="Arial" w:eastAsia="Arial" w:cs="Arial"/>
                <w:b w:val="0"/>
                <w:bCs w:val="0"/>
                <w:i w:val="0"/>
                <w:iCs w:val="0"/>
                <w:strike w:val="0"/>
                <w:dstrike w:val="0"/>
                <w:color w:val="000000" w:themeColor="text1" w:themeTint="FF" w:themeShade="FF"/>
                <w:sz w:val="22"/>
                <w:szCs w:val="22"/>
                <w:u w:val="none"/>
              </w:rPr>
              <w:t>2.0</w:t>
            </w:r>
          </w:p>
        </w:tc>
        <w:tc>
          <w:tcPr>
            <w:tcW w:w="212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65E6063" w:rsidP="365E6063" w:rsidRDefault="365E6063" w14:paraId="756579AF" w14:textId="16DF551D">
            <w:pPr>
              <w:spacing w:before="0" w:beforeAutospacing="off" w:after="0" w:afterAutospacing="off"/>
            </w:pPr>
            <w:r w:rsidRPr="365E6063" w:rsidR="365E6063">
              <w:rPr>
                <w:rFonts w:ascii="Arial" w:hAnsi="Arial" w:eastAsia="Arial" w:cs="Arial"/>
                <w:b w:val="0"/>
                <w:bCs w:val="0"/>
                <w:i w:val="0"/>
                <w:iCs w:val="0"/>
                <w:strike w:val="0"/>
                <w:dstrike w:val="0"/>
                <w:color w:val="000000" w:themeColor="text1" w:themeTint="FF" w:themeShade="FF"/>
                <w:sz w:val="22"/>
                <w:szCs w:val="22"/>
                <w:u w:val="none"/>
              </w:rPr>
              <w:t>26</w:t>
            </w:r>
          </w:p>
        </w:tc>
      </w:tr>
      <w:tr w:rsidR="365E6063" w:rsidTr="38FAADC5" w14:paraId="1732A073">
        <w:trPr>
          <w:trHeight w:val="300"/>
        </w:trPr>
        <w:tc>
          <w:tcPr>
            <w:tcW w:w="212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65E6063" w:rsidP="365E6063" w:rsidRDefault="365E6063" w14:paraId="1BD3947D" w14:textId="653037DB">
            <w:pPr>
              <w:spacing w:before="0" w:beforeAutospacing="off" w:after="0" w:afterAutospacing="off"/>
            </w:pPr>
            <w:r w:rsidRPr="365E6063" w:rsidR="365E6063">
              <w:rPr>
                <w:rFonts w:ascii="Arial" w:hAnsi="Arial" w:eastAsia="Arial" w:cs="Arial"/>
                <w:b w:val="0"/>
                <w:bCs w:val="0"/>
                <w:i w:val="1"/>
                <w:iCs w:val="1"/>
                <w:strike w:val="0"/>
                <w:dstrike w:val="0"/>
                <w:color w:val="000000" w:themeColor="text1" w:themeTint="FF" w:themeShade="FF"/>
                <w:sz w:val="22"/>
                <w:szCs w:val="22"/>
                <w:u w:val="none"/>
              </w:rPr>
              <w:t>A. fulgidus</w:t>
            </w:r>
          </w:p>
        </w:tc>
        <w:tc>
          <w:tcPr>
            <w:tcW w:w="212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65E6063" w:rsidP="365E6063" w:rsidRDefault="365E6063" w14:paraId="20D5C96E" w14:textId="356749E7">
            <w:pPr>
              <w:spacing w:before="0" w:beforeAutospacing="off" w:after="0" w:afterAutospacing="off"/>
            </w:pPr>
            <w:r w:rsidRPr="365E6063" w:rsidR="365E6063">
              <w:rPr>
                <w:rFonts w:ascii="Arial" w:hAnsi="Arial" w:eastAsia="Arial" w:cs="Arial"/>
                <w:b w:val="0"/>
                <w:bCs w:val="0"/>
                <w:i w:val="0"/>
                <w:iCs w:val="0"/>
                <w:strike w:val="0"/>
                <w:dstrike w:val="0"/>
                <w:color w:val="000000" w:themeColor="text1" w:themeTint="FF" w:themeShade="FF"/>
                <w:sz w:val="22"/>
                <w:szCs w:val="22"/>
                <w:u w:val="none"/>
              </w:rPr>
              <w:t>2.2</w:t>
            </w:r>
          </w:p>
        </w:tc>
        <w:tc>
          <w:tcPr>
            <w:tcW w:w="212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65E6063" w:rsidP="365E6063" w:rsidRDefault="365E6063" w14:paraId="700287F2" w14:textId="64989315">
            <w:pPr>
              <w:spacing w:before="0" w:beforeAutospacing="off" w:after="0" w:afterAutospacing="off"/>
            </w:pPr>
            <w:r w:rsidRPr="365E6063" w:rsidR="365E6063">
              <w:rPr>
                <w:rFonts w:ascii="Arial" w:hAnsi="Arial" w:eastAsia="Arial" w:cs="Arial"/>
                <w:b w:val="0"/>
                <w:bCs w:val="0"/>
                <w:i w:val="0"/>
                <w:iCs w:val="0"/>
                <w:strike w:val="0"/>
                <w:dstrike w:val="0"/>
                <w:color w:val="000000" w:themeColor="text1" w:themeTint="FF" w:themeShade="FF"/>
                <w:sz w:val="22"/>
                <w:szCs w:val="22"/>
                <w:u w:val="none"/>
              </w:rPr>
              <w:t>23</w:t>
            </w:r>
          </w:p>
        </w:tc>
      </w:tr>
      <w:tr w:rsidR="365E6063" w:rsidTr="38FAADC5" w14:paraId="62151870">
        <w:trPr>
          <w:trHeight w:val="300"/>
        </w:trPr>
        <w:tc>
          <w:tcPr>
            <w:tcW w:w="212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65E6063" w:rsidP="365E6063" w:rsidRDefault="365E6063" w14:paraId="3B344920" w14:textId="3C0BD197">
            <w:pPr>
              <w:spacing w:before="0" w:beforeAutospacing="off" w:after="0" w:afterAutospacing="off"/>
            </w:pPr>
            <w:r w:rsidRPr="365E6063" w:rsidR="365E6063">
              <w:rPr>
                <w:rFonts w:ascii="Arial" w:hAnsi="Arial" w:eastAsia="Arial" w:cs="Arial"/>
                <w:b w:val="0"/>
                <w:bCs w:val="0"/>
                <w:i w:val="1"/>
                <w:iCs w:val="1"/>
                <w:strike w:val="0"/>
                <w:dstrike w:val="0"/>
                <w:color w:val="000000" w:themeColor="text1" w:themeTint="FF" w:themeShade="FF"/>
                <w:sz w:val="22"/>
                <w:szCs w:val="22"/>
                <w:u w:val="none"/>
              </w:rPr>
              <w:t>E. coli</w:t>
            </w:r>
          </w:p>
        </w:tc>
        <w:tc>
          <w:tcPr>
            <w:tcW w:w="212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65E6063" w:rsidP="365E6063" w:rsidRDefault="365E6063" w14:paraId="1AD3D4FD" w14:textId="712CB325">
            <w:pPr>
              <w:spacing w:before="0" w:beforeAutospacing="off" w:after="0" w:afterAutospacing="off"/>
            </w:pPr>
            <w:r w:rsidRPr="365E6063" w:rsidR="365E6063">
              <w:rPr>
                <w:rFonts w:ascii="Arial" w:hAnsi="Arial" w:eastAsia="Arial" w:cs="Arial"/>
                <w:b w:val="0"/>
                <w:bCs w:val="0"/>
                <w:i w:val="0"/>
                <w:iCs w:val="0"/>
                <w:strike w:val="0"/>
                <w:dstrike w:val="0"/>
                <w:color w:val="000000" w:themeColor="text1" w:themeTint="FF" w:themeShade="FF"/>
                <w:sz w:val="22"/>
                <w:szCs w:val="22"/>
                <w:u w:val="none"/>
              </w:rPr>
              <w:t>1.9</w:t>
            </w:r>
          </w:p>
        </w:tc>
        <w:tc>
          <w:tcPr>
            <w:tcW w:w="212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65E6063" w:rsidP="365E6063" w:rsidRDefault="365E6063" w14:paraId="53807029" w14:textId="2E0F57C1">
            <w:pPr>
              <w:spacing w:before="0" w:beforeAutospacing="off" w:after="0" w:afterAutospacing="off"/>
            </w:pPr>
            <w:r w:rsidRPr="365E6063" w:rsidR="365E6063">
              <w:rPr>
                <w:rFonts w:ascii="Arial" w:hAnsi="Arial" w:eastAsia="Arial" w:cs="Arial"/>
                <w:b w:val="0"/>
                <w:bCs w:val="0"/>
                <w:i w:val="0"/>
                <w:iCs w:val="0"/>
                <w:strike w:val="0"/>
                <w:dstrike w:val="0"/>
                <w:color w:val="000000" w:themeColor="text1" w:themeTint="FF" w:themeShade="FF"/>
                <w:sz w:val="22"/>
                <w:szCs w:val="22"/>
                <w:u w:val="none"/>
              </w:rPr>
              <w:t>26</w:t>
            </w:r>
          </w:p>
        </w:tc>
      </w:tr>
      <w:tr w:rsidR="365E6063" w:rsidTr="38FAADC5" w14:paraId="70F6100B">
        <w:trPr>
          <w:trHeight w:val="300"/>
        </w:trPr>
        <w:tc>
          <w:tcPr>
            <w:tcW w:w="212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65E6063" w:rsidP="365E6063" w:rsidRDefault="365E6063" w14:paraId="732ABD97" w14:textId="767431E9">
            <w:pPr>
              <w:spacing w:before="0" w:beforeAutospacing="off" w:after="0" w:afterAutospacing="off"/>
            </w:pPr>
            <w:r w:rsidRPr="365E6063" w:rsidR="365E6063">
              <w:rPr>
                <w:rFonts w:ascii="Arial" w:hAnsi="Arial" w:eastAsia="Arial" w:cs="Arial"/>
                <w:b w:val="0"/>
                <w:bCs w:val="0"/>
                <w:i w:val="1"/>
                <w:iCs w:val="1"/>
                <w:strike w:val="0"/>
                <w:dstrike w:val="0"/>
                <w:color w:val="000000" w:themeColor="text1" w:themeTint="FF" w:themeShade="FF"/>
                <w:sz w:val="22"/>
                <w:szCs w:val="22"/>
                <w:u w:val="none"/>
              </w:rPr>
              <w:t>T. Uzoniensis</w:t>
            </w:r>
          </w:p>
        </w:tc>
        <w:tc>
          <w:tcPr>
            <w:tcW w:w="212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65E6063" w:rsidP="365E6063" w:rsidRDefault="365E6063" w14:paraId="32FBBCC7" w14:textId="1267F426">
            <w:pPr>
              <w:spacing w:before="0" w:beforeAutospacing="off" w:after="0" w:afterAutospacing="off"/>
            </w:pPr>
            <w:r w:rsidRPr="365E6063" w:rsidR="365E6063">
              <w:rPr>
                <w:rFonts w:ascii="Arial" w:hAnsi="Arial" w:eastAsia="Arial" w:cs="Arial"/>
                <w:b w:val="0"/>
                <w:bCs w:val="0"/>
                <w:i w:val="0"/>
                <w:iCs w:val="0"/>
                <w:strike w:val="0"/>
                <w:dstrike w:val="0"/>
                <w:color w:val="000000" w:themeColor="text1" w:themeTint="FF" w:themeShade="FF"/>
                <w:sz w:val="22"/>
                <w:szCs w:val="22"/>
                <w:u w:val="none"/>
              </w:rPr>
              <w:t>2.0</w:t>
            </w:r>
          </w:p>
        </w:tc>
        <w:tc>
          <w:tcPr>
            <w:tcW w:w="212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65E6063" w:rsidP="365E6063" w:rsidRDefault="365E6063" w14:paraId="43D13B8A" w14:textId="387BE7FC">
            <w:pPr>
              <w:spacing w:before="0" w:beforeAutospacing="off" w:after="0" w:afterAutospacing="off"/>
            </w:pPr>
            <w:r w:rsidRPr="365E6063" w:rsidR="365E6063">
              <w:rPr>
                <w:rFonts w:ascii="Arial" w:hAnsi="Arial" w:eastAsia="Arial" w:cs="Arial"/>
                <w:b w:val="0"/>
                <w:bCs w:val="0"/>
                <w:i w:val="0"/>
                <w:iCs w:val="0"/>
                <w:strike w:val="0"/>
                <w:dstrike w:val="0"/>
                <w:color w:val="000000" w:themeColor="text1" w:themeTint="FF" w:themeShade="FF"/>
                <w:sz w:val="22"/>
                <w:szCs w:val="22"/>
                <w:u w:val="none"/>
              </w:rPr>
              <w:t>23</w:t>
            </w:r>
          </w:p>
        </w:tc>
      </w:tr>
    </w:tbl>
    <w:p w:rsidR="20043CFC" w:rsidP="365E6063" w:rsidRDefault="20043CFC" w14:paraId="3D7A9CEA" w14:textId="33A63A2A">
      <w:pPr>
        <w:pStyle w:val="Normal"/>
        <w:spacing w:after="200" w:line="360" w:lineRule="auto"/>
        <w:ind/>
      </w:pPr>
    </w:p>
    <w:p w:rsidR="20043CFC" w:rsidP="530C544F" w:rsidRDefault="20043CFC" w14:paraId="06EE61AD" w14:textId="21055CFF">
      <w:pPr>
        <w:pStyle w:val="Normal"/>
        <w:spacing w:before="240" w:beforeAutospacing="off" w:after="240" w:afterAutospacing="off" w:line="360" w:lineRule="auto"/>
        <w:ind w:left="0"/>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pPr>
      <w:r w:rsidRPr="530C544F" w:rsidR="530C544F">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3.3 Influence of PLP Ligand and Hydrogen Bonding Network to Functionality of Target Protein</w:t>
      </w:r>
    </w:p>
    <w:p w:rsidR="20043CFC" w:rsidP="20043CFC" w:rsidRDefault="20043CFC" w14:paraId="23784911" w14:textId="0D9687AB">
      <w:pPr>
        <w:pStyle w:val="Normal"/>
        <w:spacing w:before="240" w:beforeAutospacing="off" w:after="240" w:afterAutospacing="off" w:line="360" w:lineRule="auto"/>
        <w:ind w:left="0" w:firstLine="720"/>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pPr>
      <w:r w:rsidRPr="20043CFC" w:rsidR="20043CFC">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The importance of the PLP ligand lies in its ability to deaminate and </w:t>
      </w:r>
      <w:proofErr w:type="spellStart"/>
      <w:r w:rsidRPr="20043CFC" w:rsidR="20043CFC">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reaminate</w:t>
      </w:r>
      <w:proofErr w:type="spellEnd"/>
      <w:r w:rsidRPr="20043CFC" w:rsidR="20043CFC">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 the lysine to which it is bonded to with the substrate amino acids acting as an intermediate in this process (</w:t>
      </w:r>
      <w:proofErr w:type="spellStart"/>
      <w:r w:rsidRPr="20043CFC" w:rsidR="20043CFC">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Percudani</w:t>
      </w:r>
      <w:proofErr w:type="spellEnd"/>
      <w:r w:rsidRPr="20043CFC" w:rsidR="20043CFC">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 and </w:t>
      </w:r>
      <w:proofErr w:type="spellStart"/>
      <w:r w:rsidRPr="20043CFC" w:rsidR="20043CFC">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Peracchi</w:t>
      </w:r>
      <w:proofErr w:type="spellEnd"/>
      <w:r w:rsidRPr="20043CFC" w:rsidR="20043CFC">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 2003). Specific to the reaction, PLP reacts with glutamate. Glutamate first transfers its alpha-amino group to PLP to make pyridoxamine phosphate (PMP), releasing PLP’s bond to the active site lysine. If this PMP stays proximal to the lysine, it is then able to interact with the lysine to form PLP and start a new catalytic cycle (</w:t>
      </w:r>
      <w:proofErr w:type="spellStart"/>
      <w:r w:rsidRPr="20043CFC" w:rsidR="20043CFC">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Padrosa</w:t>
      </w:r>
      <w:proofErr w:type="spellEnd"/>
      <w:r w:rsidRPr="20043CFC" w:rsidR="20043CFC">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 et al. 2019). This process is reversible and runs inversely as previously described during amino acid catalysis, with </w:t>
      </w:r>
      <w:r w:rsidRPr="20043CFC" w:rsidR="20043CFC">
        <w:rPr>
          <w:rFonts w:ascii="Times New Roman" w:hAnsi="Times New Roman" w:eastAsia="Times New Roman" w:cs="Times New Roman"/>
          <w:b w:val="0"/>
          <w:bCs w:val="0"/>
          <w:i w:val="0"/>
          <w:iCs w:val="0"/>
          <w:strike w:val="0"/>
          <w:dstrike w:val="0"/>
          <w:noProof w:val="0"/>
          <w:color w:val="212121"/>
          <w:sz w:val="22"/>
          <w:szCs w:val="22"/>
          <w:u w:val="none"/>
          <w:lang w:val="en-GB"/>
        </w:rPr>
        <w:t xml:space="preserve">α-ketoglutarate accepting the amine group from PMP to form glutamate. </w:t>
      </w:r>
      <w:r w:rsidRPr="20043CFC" w:rsidR="20043CFC">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Note that N'-Pyridoxyl-Lysine-5'-Mono- phosphate (LLP) is what PLP becomes after it binds to lysine.</w:t>
      </w:r>
    </w:p>
    <w:p w:rsidR="20043CFC" w:rsidP="1B394905" w:rsidRDefault="20043CFC" w14:paraId="54177076" w14:textId="0EA195DC">
      <w:pPr>
        <w:pStyle w:val="Normal"/>
        <w:spacing w:after="200" w:line="360" w:lineRule="auto"/>
        <w:ind w:left="0" w:firstLine="720"/>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pPr>
      <w:r w:rsidRPr="1B394905" w:rsidR="1B394905">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The residues forming hydrogen bonds with the LLP indicate which residues are critical to overall functionality of the protein, as the hydrogen bonding network tied to PLP directly influences the </w:t>
      </w:r>
      <w:hyperlink r:id="R9213d928f3704c46">
        <w:r w:rsidRPr="1B394905" w:rsidR="1B394905">
          <w:rPr>
            <w:rStyle w:val="Hyperlink"/>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protonation</w:t>
        </w:r>
      </w:hyperlink>
      <w:r w:rsidRPr="1B394905" w:rsidR="1B394905">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 state of the pyridine nitrogen which in turn affects the rate of catalysis (</w:t>
      </w:r>
      <w:proofErr w:type="spellStart"/>
      <w:r w:rsidRPr="1B394905" w:rsidR="1B394905">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Dajnowicz</w:t>
      </w:r>
      <w:proofErr w:type="spellEnd"/>
      <w:r w:rsidRPr="1B394905" w:rsidR="1B394905">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 et al. 2017). Analysis of variations in these hydrogen bonding networks using steady-state kinetics, high resolution X-ray crystallography, and quantum chemical calculations corroborate the positive influence of a hydrogen bonding network towards the rate of catalysis (</w:t>
      </w:r>
      <w:proofErr w:type="spellStart"/>
      <w:r w:rsidRPr="1B394905" w:rsidR="1B394905">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Dajnowicz</w:t>
      </w:r>
      <w:proofErr w:type="spellEnd"/>
      <w:r w:rsidRPr="1B394905" w:rsidR="1B394905">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 et al. 2017). Within BCAT, these residues belonging to the hydrogen bonding network include T261, I260, F60, G297, R84, T298, S259, Y192, and S88. This evidence helps explain the conservation of these residues as PLP is required for the functioning of this enzyme.</w:t>
      </w:r>
    </w:p>
    <w:p w:rsidR="20043CFC" w:rsidP="20043CFC" w:rsidRDefault="20043CFC" w14:paraId="5446409F" w14:textId="60DD1729">
      <w:pPr>
        <w:pStyle w:val="Normal"/>
        <w:spacing w:after="200" w:line="360" w:lineRule="auto"/>
        <w:ind w:firstLine="720"/>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pPr>
    </w:p>
    <w:p w:rsidR="20043CFC" w:rsidP="530C544F" w:rsidRDefault="20043CFC" w14:paraId="2F289A45" w14:textId="611B0193">
      <w:pPr>
        <w:pStyle w:val="Normal"/>
        <w:spacing w:before="240" w:beforeAutospacing="off" w:after="240" w:afterAutospacing="off" w:line="360" w:lineRule="auto"/>
        <w:ind w:left="0"/>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pPr>
      <w:r w:rsidRPr="530C544F" w:rsidR="530C544F">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3.4 Demonstration of Compatibility of Suspected Inhibitor with Active Site of Target Protein </w:t>
      </w:r>
    </w:p>
    <w:p w:rsidR="20043CFC" w:rsidP="0ED36A52" w:rsidRDefault="20043CFC" w14:paraId="790B0515" w14:textId="1F4739C7">
      <w:pPr>
        <w:pStyle w:val="Normal"/>
        <w:suppressLineNumbers w:val="0"/>
        <w:bidi w:val="0"/>
        <w:spacing w:before="240" w:beforeAutospacing="off" w:after="240" w:afterAutospacing="off" w:line="360" w:lineRule="auto"/>
        <w:ind w:left="0" w:right="0" w:firstLine="720"/>
        <w:jc w:val="left"/>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pPr>
      <w:r w:rsidRPr="0ED36A52" w:rsidR="0ED36A52">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Inhibition of </w:t>
      </w:r>
      <w:r w:rsidRPr="0ED36A52" w:rsidR="0ED36A52">
        <w:rPr>
          <w:rFonts w:ascii="Times New Roman" w:hAnsi="Times New Roman" w:eastAsia="Times New Roman" w:cs="Times New Roman"/>
          <w:b w:val="0"/>
          <w:bCs w:val="0"/>
          <w:i w:val="1"/>
          <w:iCs w:val="1"/>
          <w:strike w:val="0"/>
          <w:dstrike w:val="0"/>
          <w:noProof w:val="0"/>
          <w:color w:val="000000" w:themeColor="text1" w:themeTint="FF" w:themeShade="FF"/>
          <w:sz w:val="22"/>
          <w:szCs w:val="22"/>
          <w:u w:val="none"/>
          <w:lang w:val="en-GB"/>
        </w:rPr>
        <w:t>Giardia lamblia</w:t>
      </w:r>
      <w:r w:rsidRPr="0ED36A52" w:rsidR="0ED36A52">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 BCAT presents another </w:t>
      </w:r>
      <w:r w:rsidRPr="0ED36A52" w:rsidR="0ED36A52">
        <w:rPr>
          <w:rFonts w:ascii="Times New Roman" w:hAnsi="Times New Roman" w:eastAsia="Times New Roman" w:cs="Times New Roman"/>
          <w:b w:val="0"/>
          <w:bCs w:val="0"/>
          <w:i w:val="0"/>
          <w:iCs w:val="0"/>
          <w:strike w:val="0"/>
          <w:dstrike w:val="0"/>
          <w:noProof w:val="0"/>
          <w:color w:val="080808"/>
          <w:sz w:val="22"/>
          <w:szCs w:val="22"/>
          <w:u w:val="none"/>
          <w:lang w:val="en-GB"/>
        </w:rPr>
        <w:t>feasible treatment for giardiasis, one of the most prevalent causes of waterborne illness.</w:t>
      </w:r>
      <w:r w:rsidRPr="0ED36A52" w:rsidR="0ED36A52">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 Examining orthologs of </w:t>
      </w:r>
      <w:r w:rsidRPr="0ED36A52" w:rsidR="0ED36A52">
        <w:rPr>
          <w:rFonts w:ascii="Times New Roman" w:hAnsi="Times New Roman" w:eastAsia="Times New Roman" w:cs="Times New Roman"/>
          <w:b w:val="0"/>
          <w:bCs w:val="0"/>
          <w:i w:val="1"/>
          <w:iCs w:val="1"/>
          <w:strike w:val="0"/>
          <w:dstrike w:val="0"/>
          <w:noProof w:val="0"/>
          <w:color w:val="000000" w:themeColor="text1" w:themeTint="FF" w:themeShade="FF"/>
          <w:sz w:val="22"/>
          <w:szCs w:val="22"/>
          <w:u w:val="none"/>
          <w:lang w:val="en-GB"/>
        </w:rPr>
        <w:t>Giardia lamblia</w:t>
      </w:r>
      <w:r w:rsidRPr="0ED36A52" w:rsidR="0ED36A52">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 helped set the field of candidate molecules for inhibition and simplified the process of identifying those that may be effective. A high-throughput screening campaign and subsequent optimization guided by a series of X-ray crystal structures provided a strong subset of candidate inhibitor molecules (Günther et al. 2022). One of the most promising candidate inhibitor molecules, BAY-069 was sourced from the </w:t>
      </w:r>
      <w:r w:rsidRPr="0ED36A52" w:rsidR="0ED36A52">
        <w:rPr>
          <w:rFonts w:ascii="Times New Roman" w:hAnsi="Times New Roman" w:eastAsia="Times New Roman" w:cs="Times New Roman"/>
          <w:b w:val="0"/>
          <w:bCs w:val="0"/>
          <w:i w:val="1"/>
          <w:iCs w:val="1"/>
          <w:strike w:val="0"/>
          <w:dstrike w:val="0"/>
          <w:noProof w:val="0"/>
          <w:color w:val="000000" w:themeColor="text1" w:themeTint="FF" w:themeShade="FF"/>
          <w:sz w:val="22"/>
          <w:szCs w:val="22"/>
          <w:u w:val="none"/>
          <w:lang w:val="en-GB"/>
        </w:rPr>
        <w:t>Giardia lamblia</w:t>
      </w:r>
      <w:r w:rsidRPr="0ED36A52" w:rsidR="0ED36A52">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 ortholog Human Cytosolic Branched-Chain Aminotransferase (BCAT1 [PDB code 7NWA]). To identify a putative binding site for BAY-069 within BCAT, we utilized protein docking software to make a blind prediction of suitable binding pockets (Liu et al. 2022). We observed that the candidate inhibitor molecule was predicted to bind within the active site of BCAT as suspected, further strengthening the candidacy of BAY-069 (Günther et al. 2022).</w:t>
      </w:r>
    </w:p>
    <w:p w:rsidR="0BF242B5" w:rsidP="2A76B4C9" w:rsidRDefault="0BF242B5" w14:paraId="20767CC1" w14:textId="26438919">
      <w:pPr>
        <w:pStyle w:val="Normal"/>
        <w:suppressLineNumbers w:val="0"/>
        <w:spacing w:before="240" w:beforeAutospacing="off" w:after="240" w:afterAutospacing="off" w:line="360" w:lineRule="auto"/>
        <w:ind w:left="0" w:right="0" w:firstLine="720"/>
        <w:jc w:val="left"/>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pPr>
      <w:r w:rsidRPr="2A76B4C9" w:rsidR="2A76B4C9">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Protein modelling software was then used to examine the local chemistry of the active site with BAY-069 and further determine the adequacy of the candidate inhibitor molecule. Spatially, the inhibitor is small enough to fit into the active site meeting the most basic criteria for an inhibitor. Furthermore, the hydrogen bonds that the inhibitor is likely to form with residues Y127 and R129 are able to localize the inhibitor to the active site. This </w:t>
      </w:r>
      <w:proofErr w:type="spellStart"/>
      <w:r w:rsidRPr="2A76B4C9" w:rsidR="2A76B4C9">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maythen</w:t>
      </w:r>
      <w:proofErr w:type="spellEnd"/>
      <w:r w:rsidRPr="2A76B4C9" w:rsidR="2A76B4C9">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t xml:space="preserve"> prevent PLP and sequentially substrates from binding to the active site of the target protein, presenting BAY-069 as a strong candidate as an inhibitor for the target protein. </w:t>
      </w:r>
    </w:p>
    <w:p w:rsidR="2A76B4C9" w:rsidP="2A76B4C9" w:rsidRDefault="2A76B4C9" w14:paraId="4F313030" w14:textId="7678D3F7">
      <w:pPr>
        <w:pStyle w:val="Normal"/>
        <w:suppressLineNumbers w:val="0"/>
        <w:spacing w:before="240" w:beforeAutospacing="off" w:after="240" w:afterAutospacing="off" w:line="360" w:lineRule="auto"/>
        <w:ind w:left="0" w:right="0" w:firstLine="720"/>
        <w:jc w:val="left"/>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pPr>
    </w:p>
    <w:p w:rsidR="2A76B4C9" w:rsidP="2A76B4C9" w:rsidRDefault="2A76B4C9" w14:paraId="0CE4E7AB" w14:textId="4C47F32C">
      <w:pPr>
        <w:pStyle w:val="Normal"/>
        <w:suppressLineNumbers w:val="0"/>
        <w:spacing w:before="240" w:beforeAutospacing="off" w:after="240" w:afterAutospacing="off" w:line="360" w:lineRule="auto"/>
        <w:ind w:left="0" w:right="0" w:firstLine="720"/>
        <w:jc w:val="left"/>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pPr>
    </w:p>
    <w:p w:rsidR="2A76B4C9" w:rsidP="2A76B4C9" w:rsidRDefault="2A76B4C9" w14:paraId="4D1F76DF" w14:textId="28AF6E7C">
      <w:pPr>
        <w:pStyle w:val="Normal"/>
        <w:suppressLineNumbers w:val="0"/>
        <w:spacing w:before="240" w:beforeAutospacing="off" w:after="240" w:afterAutospacing="off" w:line="360" w:lineRule="auto"/>
        <w:ind w:left="0" w:right="0" w:firstLine="720"/>
        <w:jc w:val="left"/>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pPr>
    </w:p>
    <w:p w:rsidR="2A76B4C9" w:rsidP="2A76B4C9" w:rsidRDefault="2A76B4C9" w14:paraId="7AB6E409" w14:textId="6EF6212A">
      <w:pPr>
        <w:pStyle w:val="Normal"/>
        <w:suppressLineNumbers w:val="0"/>
        <w:spacing w:before="240" w:beforeAutospacing="off" w:after="240" w:afterAutospacing="off" w:line="360" w:lineRule="auto"/>
        <w:ind w:left="0" w:right="0" w:firstLine="720"/>
        <w:jc w:val="left"/>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pPr>
    </w:p>
    <w:p w:rsidR="2A76B4C9" w:rsidP="2A76B4C9" w:rsidRDefault="2A76B4C9" w14:paraId="0E697DA8" w14:textId="1707A4D9">
      <w:pPr>
        <w:pStyle w:val="Normal"/>
        <w:suppressLineNumbers w:val="0"/>
        <w:spacing w:before="240" w:beforeAutospacing="off" w:after="240" w:afterAutospacing="off" w:line="360" w:lineRule="auto"/>
        <w:ind w:left="0" w:right="0" w:firstLine="720"/>
        <w:jc w:val="left"/>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pPr>
    </w:p>
    <w:p w:rsidR="2A76B4C9" w:rsidP="2A76B4C9" w:rsidRDefault="2A76B4C9" w14:paraId="1962EE4B" w14:textId="703AA23F">
      <w:pPr>
        <w:pStyle w:val="Normal"/>
        <w:suppressLineNumbers w:val="0"/>
        <w:spacing w:before="240" w:beforeAutospacing="off" w:after="240" w:afterAutospacing="off" w:line="360" w:lineRule="auto"/>
        <w:ind w:left="0" w:right="0" w:firstLine="720"/>
        <w:jc w:val="left"/>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pPr>
    </w:p>
    <w:p w:rsidR="2A76B4C9" w:rsidP="2A76B4C9" w:rsidRDefault="2A76B4C9" w14:paraId="67A5DEC2" w14:textId="501CA8B6">
      <w:pPr>
        <w:pStyle w:val="Normal"/>
        <w:suppressLineNumbers w:val="0"/>
        <w:spacing w:before="240" w:beforeAutospacing="off" w:after="240" w:afterAutospacing="off" w:line="360" w:lineRule="auto"/>
        <w:ind w:left="0" w:right="0" w:firstLine="720"/>
        <w:jc w:val="left"/>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GB"/>
        </w:rPr>
      </w:pPr>
    </w:p>
    <w:p w:rsidR="0BF242B5" w:rsidP="0BF242B5" w:rsidRDefault="0BF242B5" w14:paraId="228E24F8" w14:textId="6913D988">
      <w:pPr>
        <w:pStyle w:val="IUCrbodytext"/>
      </w:pPr>
      <w:r w:rsidRPr="4ADD1862" w:rsidR="4ADD1862">
        <w:rPr>
          <w:b w:val="1"/>
          <w:bCs w:val="1"/>
        </w:rPr>
        <w:t xml:space="preserve">Figure 1 </w:t>
      </w:r>
      <w:r>
        <w:tab/>
      </w:r>
      <w:r w:rsidR="4ADD1862">
        <w:rPr>
          <w:b w:val="0"/>
          <w:bCs w:val="0"/>
        </w:rPr>
        <w:t xml:space="preserve">Overall Structure of Branched-chain amino acid aminotransferase from </w:t>
      </w:r>
      <w:r w:rsidRPr="4ADD1862" w:rsidR="4ADD1862">
        <w:rPr>
          <w:b w:val="0"/>
          <w:bCs w:val="0"/>
          <w:i w:val="1"/>
          <w:iCs w:val="1"/>
        </w:rPr>
        <w:t>Giardia lamblia</w:t>
      </w:r>
      <w:r w:rsidR="4ADD1862">
        <w:rPr>
          <w:b w:val="0"/>
          <w:bCs w:val="0"/>
        </w:rPr>
        <w:t xml:space="preserve">. (A) Structure of Monomer Unit of Branched-chain amino acid aminotransferase from </w:t>
      </w:r>
      <w:r w:rsidRPr="4ADD1862" w:rsidR="4ADD1862">
        <w:rPr>
          <w:b w:val="0"/>
          <w:bCs w:val="0"/>
          <w:i w:val="1"/>
          <w:iCs w:val="1"/>
        </w:rPr>
        <w:t>Giardia lamblia</w:t>
      </w:r>
      <w:r w:rsidR="4ADD1862">
        <w:rPr>
          <w:b w:val="0"/>
          <w:bCs w:val="0"/>
        </w:rPr>
        <w:t>. The alpha-beta barrel domain is shown in red and contains residues 1-164. The 2-Layer Sandwich domain is shown in cyan and contains residues 165-357. The (2S)-2-amino-6-[[3-hydroxy-2-methyl-5-(</w:t>
      </w:r>
      <w:proofErr w:type="spellStart"/>
      <w:r w:rsidR="4ADD1862">
        <w:rPr>
          <w:b w:val="0"/>
          <w:bCs w:val="0"/>
        </w:rPr>
        <w:t>phosphonooxymethyl</w:t>
      </w:r>
      <w:proofErr w:type="spellEnd"/>
      <w:r w:rsidR="4ADD1862">
        <w:rPr>
          <w:b w:val="0"/>
          <w:bCs w:val="0"/>
        </w:rPr>
        <w:t>)pyridin-4-yl]</w:t>
      </w:r>
      <w:proofErr w:type="spellStart"/>
      <w:r w:rsidR="4ADD1862">
        <w:rPr>
          <w:b w:val="0"/>
          <w:bCs w:val="0"/>
        </w:rPr>
        <w:t>methylideneamino</w:t>
      </w:r>
      <w:proofErr w:type="spellEnd"/>
      <w:r w:rsidR="4ADD1862">
        <w:rPr>
          <w:b w:val="0"/>
          <w:bCs w:val="0"/>
        </w:rPr>
        <w:t xml:space="preserve">] hexanoic acid modified residue (LLP) is shown in black at residue number 190. (B) Structure of Homodimer form of Branched-chain amino acid aminotransferase from </w:t>
      </w:r>
      <w:r w:rsidRPr="4ADD1862" w:rsidR="4ADD1862">
        <w:rPr>
          <w:b w:val="0"/>
          <w:bCs w:val="0"/>
          <w:i w:val="1"/>
          <w:iCs w:val="1"/>
        </w:rPr>
        <w:t>Giardia lamblia</w:t>
      </w:r>
      <w:r w:rsidR="4ADD1862">
        <w:rPr>
          <w:b w:val="0"/>
          <w:bCs w:val="0"/>
        </w:rPr>
        <w:t>. Consists of Monomer A and Monomer B in green and purple, respectively.</w:t>
      </w:r>
    </w:p>
    <w:p w:rsidR="0BF242B5" w:rsidP="0BF242B5" w:rsidRDefault="0BF242B5" w14:paraId="006517F6" w14:textId="52888DFA">
      <w:pPr>
        <w:pStyle w:val="IUCrbodytext"/>
        <w:rPr>
          <w:b w:val="0"/>
          <w:bCs w:val="0"/>
        </w:rPr>
      </w:pPr>
      <w:r>
        <w:drawing>
          <wp:inline wp14:editId="135081CF" wp14:anchorId="30E522F6">
            <wp:extent cx="5705475" cy="2080121"/>
            <wp:effectExtent l="0" t="0" r="0" b="0"/>
            <wp:docPr id="1202144901" name="" title=""/>
            <wp:cNvGraphicFramePr>
              <a:graphicFrameLocks noChangeAspect="1"/>
            </wp:cNvGraphicFramePr>
            <a:graphic>
              <a:graphicData uri="http://schemas.openxmlformats.org/drawingml/2006/picture">
                <pic:pic>
                  <pic:nvPicPr>
                    <pic:cNvPr id="0" name=""/>
                    <pic:cNvPicPr/>
                  </pic:nvPicPr>
                  <pic:blipFill>
                    <a:blip r:embed="R9f8e49491dbf4b24">
                      <a:extLst>
                        <a:ext xmlns:a="http://schemas.openxmlformats.org/drawingml/2006/main" uri="{28A0092B-C50C-407E-A947-70E740481C1C}">
                          <a14:useLocalDpi val="0"/>
                        </a:ext>
                      </a:extLst>
                    </a:blip>
                    <a:stretch>
                      <a:fillRect/>
                    </a:stretch>
                  </pic:blipFill>
                  <pic:spPr>
                    <a:xfrm>
                      <a:off x="0" y="0"/>
                      <a:ext cx="5705475" cy="2080121"/>
                    </a:xfrm>
                    <a:prstGeom prst="rect">
                      <a:avLst/>
                    </a:prstGeom>
                  </pic:spPr>
                </pic:pic>
              </a:graphicData>
            </a:graphic>
          </wp:inline>
        </w:drawing>
      </w:r>
    </w:p>
    <w:p w:rsidR="0BF242B5" w:rsidP="0BF242B5" w:rsidRDefault="0BF242B5" w14:paraId="02E45680" w14:textId="0856CBFD">
      <w:pPr>
        <w:pStyle w:val="IUCrbodytext"/>
        <w:rPr>
          <w:b w:val="0"/>
          <w:bCs w:val="0"/>
        </w:rPr>
      </w:pPr>
    </w:p>
    <w:p w:rsidR="0BF242B5" w:rsidP="0BF242B5" w:rsidRDefault="0BF242B5" w14:paraId="50FB0843" w14:textId="0D8592C8">
      <w:pPr>
        <w:pStyle w:val="IUCrbodytext"/>
        <w:rPr>
          <w:b w:val="0"/>
          <w:bCs w:val="0"/>
        </w:rPr>
      </w:pPr>
    </w:p>
    <w:p w:rsidR="0BF242B5" w:rsidP="0BF242B5" w:rsidRDefault="0BF242B5" w14:paraId="13F18DCF" w14:textId="062F672A">
      <w:pPr>
        <w:pStyle w:val="IUCrbodytext"/>
        <w:rPr>
          <w:b w:val="0"/>
          <w:bCs w:val="0"/>
        </w:rPr>
      </w:pPr>
    </w:p>
    <w:p w:rsidR="0BF242B5" w:rsidP="0BF242B5" w:rsidRDefault="0BF242B5" w14:paraId="5395E045" w14:textId="19E0F898">
      <w:pPr>
        <w:pStyle w:val="IUCrbodytext"/>
        <w:rPr>
          <w:b w:val="0"/>
          <w:bCs w:val="0"/>
        </w:rPr>
      </w:pPr>
    </w:p>
    <w:p w:rsidR="0BF242B5" w:rsidP="0BF242B5" w:rsidRDefault="0BF242B5" w14:paraId="115A3F41" w14:textId="2421C1F7">
      <w:pPr>
        <w:pStyle w:val="IUCrbodytext"/>
        <w:rPr>
          <w:b w:val="0"/>
          <w:bCs w:val="0"/>
        </w:rPr>
      </w:pPr>
    </w:p>
    <w:p w:rsidR="0BF242B5" w:rsidP="0BF242B5" w:rsidRDefault="0BF242B5" w14:paraId="3473D052" w14:textId="030FC8E4">
      <w:pPr>
        <w:pStyle w:val="IUCrbodytext"/>
        <w:rPr>
          <w:b w:val="0"/>
          <w:bCs w:val="0"/>
        </w:rPr>
      </w:pPr>
    </w:p>
    <w:p w:rsidR="0BF242B5" w:rsidP="0BF242B5" w:rsidRDefault="0BF242B5" w14:paraId="71ADA5E7" w14:textId="358BCB49">
      <w:pPr>
        <w:pStyle w:val="IUCrbodytext"/>
        <w:rPr>
          <w:b w:val="0"/>
          <w:bCs w:val="0"/>
        </w:rPr>
      </w:pPr>
    </w:p>
    <w:p w:rsidR="0BF242B5" w:rsidP="0BF242B5" w:rsidRDefault="0BF242B5" w14:paraId="04B1BA3F" w14:textId="016D079A">
      <w:pPr>
        <w:pStyle w:val="IUCrbodytext"/>
        <w:rPr>
          <w:b w:val="0"/>
          <w:bCs w:val="0"/>
        </w:rPr>
      </w:pPr>
    </w:p>
    <w:p w:rsidR="0BF242B5" w:rsidP="0BF242B5" w:rsidRDefault="0BF242B5" w14:paraId="37DC1C6D" w14:textId="5E7F5708">
      <w:pPr>
        <w:pStyle w:val="IUCrbodytext"/>
        <w:rPr>
          <w:b w:val="0"/>
          <w:bCs w:val="0"/>
        </w:rPr>
      </w:pPr>
    </w:p>
    <w:p w:rsidR="0BF242B5" w:rsidP="0BF242B5" w:rsidRDefault="0BF242B5" w14:paraId="168AC831" w14:textId="50195C25">
      <w:pPr>
        <w:pStyle w:val="IUCrbodytext"/>
        <w:rPr>
          <w:b w:val="0"/>
          <w:bCs w:val="0"/>
        </w:rPr>
      </w:pPr>
    </w:p>
    <w:p w:rsidR="28B3365F" w:rsidP="28B3365F" w:rsidRDefault="28B3365F" w14:paraId="3DB1FA63" w14:textId="52D6BB8F">
      <w:pPr>
        <w:pStyle w:val="IUCrbodytext"/>
        <w:rPr>
          <w:b w:val="0"/>
          <w:bCs w:val="0"/>
        </w:rPr>
      </w:pPr>
    </w:p>
    <w:p w:rsidR="28B3365F" w:rsidP="28B3365F" w:rsidRDefault="28B3365F" w14:paraId="7D88B0CB" w14:textId="606BC7DD">
      <w:pPr>
        <w:pStyle w:val="IUCrbodytext"/>
        <w:rPr>
          <w:b w:val="0"/>
          <w:bCs w:val="0"/>
        </w:rPr>
      </w:pPr>
    </w:p>
    <w:p w:rsidR="0BF242B5" w:rsidP="0BF242B5" w:rsidRDefault="0BF242B5" w14:paraId="1DFD1425" w14:textId="632BCAA3">
      <w:pPr>
        <w:pStyle w:val="IUCrbodytext"/>
        <w:rPr>
          <w:b w:val="0"/>
          <w:bCs w:val="0"/>
        </w:rPr>
      </w:pPr>
    </w:p>
    <w:p w:rsidR="0BF242B5" w:rsidP="05D489E4" w:rsidRDefault="0BF242B5" w14:paraId="76FD7CE7" w14:textId="5574169A">
      <w:pPr>
        <w:pStyle w:val="IUCrbodytext"/>
        <w:suppressLineNumbers w:val="0"/>
        <w:bidi w:val="0"/>
        <w:spacing w:before="0" w:beforeAutospacing="off" w:after="120" w:afterAutospacing="off" w:line="360" w:lineRule="auto"/>
        <w:ind w:left="0" w:right="0"/>
        <w:jc w:val="left"/>
        <w:rPr>
          <w:b w:val="0"/>
          <w:bCs w:val="0"/>
        </w:rPr>
      </w:pPr>
      <w:r w:rsidRPr="28B3365F" w:rsidR="28B3365F">
        <w:rPr>
          <w:b w:val="1"/>
          <w:bCs w:val="1"/>
        </w:rPr>
        <w:t>Figure 2</w:t>
      </w:r>
      <w:r>
        <w:tab/>
      </w:r>
      <w:r w:rsidR="28B3365F">
        <w:rPr>
          <w:b w:val="0"/>
          <w:bCs w:val="0"/>
        </w:rPr>
        <w:t xml:space="preserve">Alignment of 7LV7 with eight structural homologs and the Conserved Regions. (A) Alignment of 7LV7 with the monomers of eight structural homologs. </w:t>
      </w:r>
      <w:r w:rsidRPr="28B3365F" w:rsidR="28B3365F">
        <w:rPr>
          <w:b w:val="0"/>
          <w:bCs w:val="0"/>
          <w:i w:val="1"/>
          <w:iCs w:val="1"/>
        </w:rPr>
        <w:t xml:space="preserve">Giardia </w:t>
      </w:r>
      <w:proofErr w:type="spellStart"/>
      <w:r w:rsidRPr="28B3365F" w:rsidR="28B3365F">
        <w:rPr>
          <w:b w:val="0"/>
          <w:bCs w:val="0"/>
          <w:i w:val="1"/>
          <w:iCs w:val="1"/>
        </w:rPr>
        <w:t>lambia</w:t>
      </w:r>
      <w:proofErr w:type="spellEnd"/>
      <w:r w:rsidR="28B3365F">
        <w:rPr>
          <w:b w:val="0"/>
          <w:bCs w:val="0"/>
        </w:rPr>
        <w:t xml:space="preserve"> is </w:t>
      </w:r>
      <w:proofErr w:type="spellStart"/>
      <w:r w:rsidR="28B3365F">
        <w:rPr>
          <w:b w:val="0"/>
          <w:bCs w:val="0"/>
        </w:rPr>
        <w:t>colored</w:t>
      </w:r>
      <w:proofErr w:type="spellEnd"/>
      <w:r w:rsidR="28B3365F">
        <w:rPr>
          <w:b w:val="0"/>
          <w:bCs w:val="0"/>
        </w:rPr>
        <w:t xml:space="preserve"> black and the other eight homologs are shown in various </w:t>
      </w:r>
      <w:proofErr w:type="spellStart"/>
      <w:r w:rsidR="28B3365F">
        <w:rPr>
          <w:b w:val="0"/>
          <w:bCs w:val="0"/>
        </w:rPr>
        <w:t>colors</w:t>
      </w:r>
      <w:proofErr w:type="spellEnd"/>
      <w:r w:rsidR="28B3365F">
        <w:rPr>
          <w:b w:val="0"/>
          <w:bCs w:val="0"/>
        </w:rPr>
        <w:t xml:space="preserve">. </w:t>
      </w:r>
      <w:r w:rsidRPr="28B3365F" w:rsidR="28B3365F">
        <w:rPr>
          <w:b w:val="0"/>
          <w:bCs w:val="0"/>
          <w:i w:val="1"/>
          <w:iCs w:val="1"/>
        </w:rPr>
        <w:t>Streptococcus mutans</w:t>
      </w:r>
      <w:r w:rsidR="28B3365F">
        <w:rPr>
          <w:b w:val="0"/>
          <w:bCs w:val="0"/>
        </w:rPr>
        <w:t xml:space="preserve"> is </w:t>
      </w:r>
      <w:proofErr w:type="spellStart"/>
      <w:r w:rsidR="28B3365F">
        <w:rPr>
          <w:b w:val="0"/>
          <w:bCs w:val="0"/>
        </w:rPr>
        <w:t>colored</w:t>
      </w:r>
      <w:proofErr w:type="spellEnd"/>
      <w:r w:rsidR="28B3365F">
        <w:rPr>
          <w:b w:val="0"/>
          <w:bCs w:val="0"/>
        </w:rPr>
        <w:t xml:space="preserve"> red, </w:t>
      </w:r>
      <w:proofErr w:type="spellStart"/>
      <w:r w:rsidRPr="28B3365F" w:rsidR="28B3365F">
        <w:rPr>
          <w:b w:val="0"/>
          <w:bCs w:val="0"/>
          <w:i w:val="1"/>
          <w:iCs w:val="1"/>
        </w:rPr>
        <w:t>Deinococcus</w:t>
      </w:r>
      <w:proofErr w:type="spellEnd"/>
      <w:r w:rsidRPr="28B3365F" w:rsidR="28B3365F">
        <w:rPr>
          <w:b w:val="0"/>
          <w:bCs w:val="0"/>
          <w:i w:val="1"/>
          <w:iCs w:val="1"/>
        </w:rPr>
        <w:t xml:space="preserve"> </w:t>
      </w:r>
      <w:proofErr w:type="spellStart"/>
      <w:r w:rsidRPr="28B3365F" w:rsidR="28B3365F">
        <w:rPr>
          <w:b w:val="0"/>
          <w:bCs w:val="0"/>
          <w:i w:val="1"/>
          <w:iCs w:val="1"/>
        </w:rPr>
        <w:t>radiodurans</w:t>
      </w:r>
      <w:proofErr w:type="spellEnd"/>
      <w:r w:rsidR="28B3365F">
        <w:rPr>
          <w:b w:val="0"/>
          <w:bCs w:val="0"/>
        </w:rPr>
        <w:t xml:space="preserve"> is </w:t>
      </w:r>
      <w:proofErr w:type="spellStart"/>
      <w:r w:rsidR="28B3365F">
        <w:rPr>
          <w:b w:val="0"/>
          <w:bCs w:val="0"/>
        </w:rPr>
        <w:t>colored</w:t>
      </w:r>
      <w:proofErr w:type="spellEnd"/>
      <w:r w:rsidR="28B3365F">
        <w:rPr>
          <w:b w:val="0"/>
          <w:bCs w:val="0"/>
        </w:rPr>
        <w:t xml:space="preserve"> blue, </w:t>
      </w:r>
      <w:r w:rsidRPr="28B3365F" w:rsidR="28B3365F">
        <w:rPr>
          <w:b w:val="0"/>
          <w:bCs w:val="0"/>
          <w:i w:val="1"/>
          <w:iCs w:val="1"/>
        </w:rPr>
        <w:t>Pseudomonas putida</w:t>
      </w:r>
      <w:r w:rsidR="28B3365F">
        <w:rPr>
          <w:b w:val="0"/>
          <w:bCs w:val="0"/>
        </w:rPr>
        <w:t xml:space="preserve"> is </w:t>
      </w:r>
      <w:proofErr w:type="spellStart"/>
      <w:r w:rsidR="28B3365F">
        <w:rPr>
          <w:b w:val="0"/>
          <w:bCs w:val="0"/>
        </w:rPr>
        <w:t>colored</w:t>
      </w:r>
      <w:proofErr w:type="spellEnd"/>
      <w:r w:rsidR="28B3365F">
        <w:rPr>
          <w:b w:val="0"/>
          <w:bCs w:val="0"/>
        </w:rPr>
        <w:t xml:space="preserve"> brown, </w:t>
      </w:r>
      <w:r w:rsidRPr="28B3365F" w:rsidR="28B3365F">
        <w:rPr>
          <w:b w:val="0"/>
          <w:bCs w:val="0"/>
          <w:i w:val="1"/>
          <w:iCs w:val="1"/>
        </w:rPr>
        <w:t>Mycobacterium tuberculosis</w:t>
      </w:r>
      <w:r w:rsidR="28B3365F">
        <w:rPr>
          <w:b w:val="0"/>
          <w:bCs w:val="0"/>
        </w:rPr>
        <w:t xml:space="preserve"> is </w:t>
      </w:r>
      <w:proofErr w:type="spellStart"/>
      <w:r w:rsidR="28B3365F">
        <w:rPr>
          <w:b w:val="0"/>
          <w:bCs w:val="0"/>
        </w:rPr>
        <w:t>colored</w:t>
      </w:r>
      <w:proofErr w:type="spellEnd"/>
      <w:r w:rsidR="28B3365F">
        <w:rPr>
          <w:b w:val="0"/>
          <w:bCs w:val="0"/>
        </w:rPr>
        <w:t xml:space="preserve"> green, </w:t>
      </w:r>
      <w:r w:rsidRPr="28B3365F" w:rsidR="28B3365F">
        <w:rPr>
          <w:b w:val="0"/>
          <w:bCs w:val="0"/>
          <w:i w:val="1"/>
          <w:iCs w:val="1"/>
        </w:rPr>
        <w:t>Homo sapiens</w:t>
      </w:r>
      <w:r w:rsidR="28B3365F">
        <w:rPr>
          <w:b w:val="0"/>
          <w:bCs w:val="0"/>
        </w:rPr>
        <w:t xml:space="preserve"> mitochondrial is </w:t>
      </w:r>
      <w:proofErr w:type="spellStart"/>
      <w:r w:rsidR="28B3365F">
        <w:rPr>
          <w:b w:val="0"/>
          <w:bCs w:val="0"/>
        </w:rPr>
        <w:t>colored</w:t>
      </w:r>
      <w:proofErr w:type="spellEnd"/>
      <w:r w:rsidR="28B3365F">
        <w:rPr>
          <w:b w:val="0"/>
          <w:bCs w:val="0"/>
        </w:rPr>
        <w:t xml:space="preserve"> orange,  </w:t>
      </w:r>
      <w:proofErr w:type="spellStart"/>
      <w:r w:rsidRPr="28B3365F" w:rsidR="28B3365F">
        <w:rPr>
          <w:b w:val="0"/>
          <w:bCs w:val="0"/>
          <w:i w:val="1"/>
          <w:iCs w:val="1"/>
        </w:rPr>
        <w:t>Archaeoglobus</w:t>
      </w:r>
      <w:proofErr w:type="spellEnd"/>
      <w:r w:rsidRPr="28B3365F" w:rsidR="28B3365F">
        <w:rPr>
          <w:b w:val="0"/>
          <w:bCs w:val="0"/>
          <w:i w:val="1"/>
          <w:iCs w:val="1"/>
        </w:rPr>
        <w:t xml:space="preserve"> </w:t>
      </w:r>
      <w:proofErr w:type="spellStart"/>
      <w:r w:rsidRPr="28B3365F" w:rsidR="28B3365F">
        <w:rPr>
          <w:b w:val="0"/>
          <w:bCs w:val="0"/>
          <w:i w:val="1"/>
          <w:iCs w:val="1"/>
        </w:rPr>
        <w:t>fulgidus</w:t>
      </w:r>
      <w:proofErr w:type="spellEnd"/>
      <w:r w:rsidRPr="28B3365F" w:rsidR="28B3365F">
        <w:rPr>
          <w:b w:val="0"/>
          <w:bCs w:val="0"/>
          <w:i w:val="1"/>
          <w:iCs w:val="1"/>
        </w:rPr>
        <w:t xml:space="preserve"> </w:t>
      </w:r>
      <w:r w:rsidR="28B3365F">
        <w:rPr>
          <w:b w:val="0"/>
          <w:bCs w:val="0"/>
        </w:rPr>
        <w:t xml:space="preserve">is </w:t>
      </w:r>
      <w:proofErr w:type="spellStart"/>
      <w:r w:rsidR="28B3365F">
        <w:rPr>
          <w:b w:val="0"/>
          <w:bCs w:val="0"/>
        </w:rPr>
        <w:t>colored</w:t>
      </w:r>
      <w:proofErr w:type="spellEnd"/>
      <w:r w:rsidR="28B3365F">
        <w:rPr>
          <w:b w:val="0"/>
          <w:bCs w:val="0"/>
        </w:rPr>
        <w:t xml:space="preserve"> teal, </w:t>
      </w:r>
      <w:r w:rsidRPr="28B3365F" w:rsidR="28B3365F">
        <w:rPr>
          <w:b w:val="0"/>
          <w:bCs w:val="0"/>
          <w:i w:val="1"/>
          <w:iCs w:val="1"/>
        </w:rPr>
        <w:t>Escherichia coli</w:t>
      </w:r>
      <w:r w:rsidR="28B3365F">
        <w:rPr>
          <w:b w:val="0"/>
          <w:bCs w:val="0"/>
        </w:rPr>
        <w:t xml:space="preserve"> is </w:t>
      </w:r>
      <w:proofErr w:type="spellStart"/>
      <w:r w:rsidR="28B3365F">
        <w:rPr>
          <w:b w:val="0"/>
          <w:bCs w:val="0"/>
        </w:rPr>
        <w:t>colored</w:t>
      </w:r>
      <w:proofErr w:type="spellEnd"/>
      <w:r w:rsidR="28B3365F">
        <w:rPr>
          <w:b w:val="0"/>
          <w:bCs w:val="0"/>
        </w:rPr>
        <w:t xml:space="preserve"> olive, </w:t>
      </w:r>
      <w:proofErr w:type="spellStart"/>
      <w:r w:rsidRPr="28B3365F" w:rsidR="28B3365F">
        <w:rPr>
          <w:b w:val="0"/>
          <w:bCs w:val="0"/>
          <w:i w:val="1"/>
          <w:iCs w:val="1"/>
        </w:rPr>
        <w:t>Thermoproteus</w:t>
      </w:r>
      <w:proofErr w:type="spellEnd"/>
      <w:r w:rsidRPr="28B3365F" w:rsidR="28B3365F">
        <w:rPr>
          <w:b w:val="0"/>
          <w:bCs w:val="0"/>
          <w:i w:val="1"/>
          <w:iCs w:val="1"/>
        </w:rPr>
        <w:t xml:space="preserve"> </w:t>
      </w:r>
      <w:proofErr w:type="spellStart"/>
      <w:r w:rsidRPr="28B3365F" w:rsidR="28B3365F">
        <w:rPr>
          <w:b w:val="0"/>
          <w:bCs w:val="0"/>
          <w:i w:val="1"/>
          <w:iCs w:val="1"/>
        </w:rPr>
        <w:t>Uzoniensis</w:t>
      </w:r>
      <w:proofErr w:type="spellEnd"/>
      <w:r w:rsidR="28B3365F">
        <w:rPr>
          <w:b w:val="0"/>
          <w:bCs w:val="0"/>
        </w:rPr>
        <w:t xml:space="preserve"> is </w:t>
      </w:r>
      <w:proofErr w:type="spellStart"/>
      <w:r w:rsidR="28B3365F">
        <w:rPr>
          <w:b w:val="0"/>
          <w:bCs w:val="0"/>
        </w:rPr>
        <w:t>colored</w:t>
      </w:r>
      <w:proofErr w:type="spellEnd"/>
      <w:r w:rsidR="28B3365F">
        <w:rPr>
          <w:b w:val="0"/>
          <w:bCs w:val="0"/>
        </w:rPr>
        <w:t xml:space="preserve"> purple. (B) Most Conserved Regions between Structural Homologs. Residues numbers 223-232 and 296-307 are </w:t>
      </w:r>
      <w:proofErr w:type="spellStart"/>
      <w:r w:rsidR="28B3365F">
        <w:rPr>
          <w:b w:val="0"/>
          <w:bCs w:val="0"/>
        </w:rPr>
        <w:t>labeled</w:t>
      </w:r>
      <w:proofErr w:type="spellEnd"/>
      <w:r w:rsidR="28B3365F">
        <w:rPr>
          <w:b w:val="0"/>
          <w:bCs w:val="0"/>
        </w:rPr>
        <w:t xml:space="preserve"> as regions 1 (red) and 2 (blue), respectively, in </w:t>
      </w:r>
      <w:proofErr w:type="spellStart"/>
      <w:r w:rsidR="28B3365F">
        <w:rPr>
          <w:b w:val="0"/>
          <w:bCs w:val="0"/>
        </w:rPr>
        <w:t>pymol</w:t>
      </w:r>
      <w:proofErr w:type="spellEnd"/>
      <w:r w:rsidR="28B3365F">
        <w:rPr>
          <w:b w:val="0"/>
          <w:bCs w:val="0"/>
        </w:rPr>
        <w:t xml:space="preserve"> cartoon form. These regions are the two most conserved regions of </w:t>
      </w:r>
      <w:r w:rsidRPr="28B3365F" w:rsidR="28B3365F">
        <w:rPr>
          <w:b w:val="0"/>
          <w:bCs w:val="0"/>
          <w:i w:val="1"/>
          <w:iCs w:val="1"/>
        </w:rPr>
        <w:t>Giardia lamblia</w:t>
      </w:r>
      <w:r w:rsidR="28B3365F">
        <w:rPr>
          <w:b w:val="0"/>
          <w:bCs w:val="0"/>
        </w:rPr>
        <w:t xml:space="preserve"> compared to its structural homologs and are located near the modified residue LLP. (C) Identical Residues between Structural Homologs and </w:t>
      </w:r>
      <w:r w:rsidRPr="28B3365F" w:rsidR="28B3365F">
        <w:rPr>
          <w:b w:val="0"/>
          <w:bCs w:val="0"/>
          <w:i w:val="1"/>
          <w:iCs w:val="1"/>
        </w:rPr>
        <w:t xml:space="preserve">Giardia lamblia </w:t>
      </w:r>
      <w:r w:rsidRPr="28B3365F" w:rsidR="28B3365F">
        <w:rPr>
          <w:b w:val="0"/>
          <w:bCs w:val="0"/>
          <w:i w:val="0"/>
          <w:iCs w:val="0"/>
        </w:rPr>
        <w:t xml:space="preserve">BCAT. The amino acid sequences for both regions are also shown, and the amino acids shared by </w:t>
      </w:r>
      <w:r w:rsidRPr="28B3365F" w:rsidR="28B3365F">
        <w:rPr>
          <w:b w:val="0"/>
          <w:bCs w:val="0"/>
          <w:i w:val="1"/>
          <w:iCs w:val="1"/>
        </w:rPr>
        <w:t>Giardia lamblia</w:t>
      </w:r>
      <w:r w:rsidR="28B3365F">
        <w:rPr>
          <w:b w:val="0"/>
          <w:bCs w:val="0"/>
        </w:rPr>
        <w:t xml:space="preserve"> and at least one other structural homolog are </w:t>
      </w:r>
      <w:proofErr w:type="spellStart"/>
      <w:r w:rsidR="28B3365F">
        <w:rPr>
          <w:b w:val="0"/>
          <w:bCs w:val="0"/>
        </w:rPr>
        <w:t>colored</w:t>
      </w:r>
      <w:proofErr w:type="spellEnd"/>
      <w:r w:rsidR="28B3365F">
        <w:rPr>
          <w:b w:val="0"/>
          <w:bCs w:val="0"/>
        </w:rPr>
        <w:t xml:space="preserve"> in red. (D) Number of Structural Homologs with Identical Residues in Regions 1 and 2. Region 1 is </w:t>
      </w:r>
      <w:proofErr w:type="spellStart"/>
      <w:r w:rsidR="28B3365F">
        <w:rPr>
          <w:b w:val="0"/>
          <w:bCs w:val="0"/>
        </w:rPr>
        <w:t>colored</w:t>
      </w:r>
      <w:proofErr w:type="spellEnd"/>
      <w:r w:rsidR="28B3365F">
        <w:rPr>
          <w:b w:val="0"/>
          <w:bCs w:val="0"/>
        </w:rPr>
        <w:t xml:space="preserve"> in red and Region 2 is </w:t>
      </w:r>
      <w:proofErr w:type="spellStart"/>
      <w:r w:rsidR="28B3365F">
        <w:rPr>
          <w:b w:val="0"/>
          <w:bCs w:val="0"/>
        </w:rPr>
        <w:t>colored</w:t>
      </w:r>
      <w:proofErr w:type="spellEnd"/>
      <w:r w:rsidR="28B3365F">
        <w:rPr>
          <w:b w:val="0"/>
          <w:bCs w:val="0"/>
        </w:rPr>
        <w:t xml:space="preserve"> in blue. The greater the number of structural homologs with identical amino acids for a residue number, the higher level of conservation is for that residue number.</w:t>
      </w:r>
      <w:proofErr w:type="spellStart"/>
      <w:proofErr w:type="spellEnd"/>
      <w:proofErr w:type="spellStart"/>
      <w:proofErr w:type="spellEnd"/>
    </w:p>
    <w:p w:rsidR="0BF242B5" w:rsidP="0BF242B5" w:rsidRDefault="0BF242B5" w14:paraId="036B350F" w14:textId="796A3446">
      <w:pPr>
        <w:pStyle w:val="IUCrbodytext"/>
      </w:pPr>
    </w:p>
    <w:p w:rsidR="0BF242B5" w:rsidP="0BF242B5" w:rsidRDefault="0BF242B5" w14:paraId="6408ED7B" w14:textId="5231ADB2">
      <w:pPr>
        <w:pStyle w:val="IUCrbodytext"/>
      </w:pPr>
      <w:r>
        <w:drawing>
          <wp:inline wp14:editId="1A68F51B" wp14:anchorId="5507C1CF">
            <wp:extent cx="5810250" cy="3619302"/>
            <wp:effectExtent l="0" t="0" r="0" b="0"/>
            <wp:docPr id="1620906363" name="" title=""/>
            <wp:cNvGraphicFramePr>
              <a:graphicFrameLocks noChangeAspect="1"/>
            </wp:cNvGraphicFramePr>
            <a:graphic>
              <a:graphicData uri="http://schemas.openxmlformats.org/drawingml/2006/picture">
                <pic:pic>
                  <pic:nvPicPr>
                    <pic:cNvPr id="0" name=""/>
                    <pic:cNvPicPr/>
                  </pic:nvPicPr>
                  <pic:blipFill>
                    <a:blip r:embed="R15432842dab74818">
                      <a:extLst>
                        <a:ext xmlns:a="http://schemas.openxmlformats.org/drawingml/2006/main" uri="{28A0092B-C50C-407E-A947-70E740481C1C}">
                          <a14:useLocalDpi val="0"/>
                        </a:ext>
                      </a:extLst>
                    </a:blip>
                    <a:stretch>
                      <a:fillRect/>
                    </a:stretch>
                  </pic:blipFill>
                  <pic:spPr>
                    <a:xfrm>
                      <a:off x="0" y="0"/>
                      <a:ext cx="5810250" cy="3619302"/>
                    </a:xfrm>
                    <a:prstGeom prst="rect">
                      <a:avLst/>
                    </a:prstGeom>
                  </pic:spPr>
                </pic:pic>
              </a:graphicData>
            </a:graphic>
          </wp:inline>
        </w:drawing>
      </w:r>
    </w:p>
    <w:p w:rsidR="0BF242B5" w:rsidP="0BF242B5" w:rsidRDefault="0BF242B5" w14:paraId="36B0090D" w14:textId="39D96E6B">
      <w:pPr>
        <w:pStyle w:val="IUCrbodytext"/>
      </w:pPr>
    </w:p>
    <w:p w:rsidR="7291E608" w:rsidP="7291E608" w:rsidRDefault="7291E608" w14:paraId="1D868552" w14:textId="5FA32E6A">
      <w:pPr>
        <w:pStyle w:val="IUCrbodytext"/>
      </w:pPr>
    </w:p>
    <w:p w:rsidR="7291E608" w:rsidP="7291E608" w:rsidRDefault="7291E608" w14:paraId="67E6FE83" w14:textId="0C597EE8">
      <w:pPr>
        <w:pStyle w:val="IUCrbodytext"/>
      </w:pPr>
    </w:p>
    <w:p w:rsidR="0BF242B5" w:rsidP="0BF242B5" w:rsidRDefault="0BF242B5" w14:paraId="575DEFFF" w14:textId="06AA7C30">
      <w:pPr>
        <w:pStyle w:val="IUCrbodytext"/>
        <w:rPr>
          <w:b w:val="1"/>
          <w:bCs w:val="1"/>
        </w:rPr>
      </w:pPr>
      <w:r w:rsidRPr="7291E608" w:rsidR="7291E608">
        <w:rPr>
          <w:b w:val="1"/>
          <w:bCs w:val="1"/>
        </w:rPr>
        <w:t>Figure 3</w:t>
      </w:r>
      <w:r>
        <w:tab/>
      </w:r>
      <w:r w:rsidR="7291E608">
        <w:rPr>
          <w:b w:val="0"/>
          <w:bCs w:val="0"/>
        </w:rPr>
        <w:t>Critical ligand PLP binds to 7LV7 near active site</w:t>
      </w:r>
      <w:r w:rsidR="7291E608">
        <w:rPr>
          <w:b w:val="0"/>
          <w:bCs w:val="0"/>
        </w:rPr>
        <w:t xml:space="preserve"> (A) Zoomed out view of 7LV7 with the PLP ligand </w:t>
      </w:r>
      <w:r w:rsidR="7291E608">
        <w:rPr>
          <w:b w:val="0"/>
          <w:bCs w:val="0"/>
        </w:rPr>
        <w:t>colored</w:t>
      </w:r>
      <w:r w:rsidR="7291E608">
        <w:rPr>
          <w:b w:val="0"/>
          <w:bCs w:val="0"/>
        </w:rPr>
        <w:t xml:space="preserve"> in purple, contrasted with the rest of the protein in </w:t>
      </w:r>
      <w:r w:rsidR="7291E608">
        <w:rPr>
          <w:b w:val="0"/>
          <w:bCs w:val="0"/>
        </w:rPr>
        <w:t>gray</w:t>
      </w:r>
      <w:r w:rsidR="7291E608">
        <w:rPr>
          <w:b w:val="0"/>
          <w:bCs w:val="0"/>
        </w:rPr>
        <w:t xml:space="preserve">. (B) Zoomed in view of PLP ligand with hydrogen bonding interactions with itself and rest of 7LV7 protein. PLP is bonded to the lysine at residue 187 to form LLP. Residues which experience hydrogen bonds with PLP have been </w:t>
      </w:r>
      <w:r w:rsidR="7291E608">
        <w:rPr>
          <w:b w:val="0"/>
          <w:bCs w:val="0"/>
        </w:rPr>
        <w:t>colored</w:t>
      </w:r>
      <w:r w:rsidR="7291E608">
        <w:rPr>
          <w:b w:val="0"/>
          <w:bCs w:val="0"/>
        </w:rPr>
        <w:t xml:space="preserve"> in red, which are T261, I260, F60, G297, R84, T298, S259, Y192, and S88. Note that T298 is not visible in image and is behind cluster of residues just beneath T261 and I260. </w:t>
      </w:r>
    </w:p>
    <w:p w:rsidR="0BF242B5" w:rsidP="0BF242B5" w:rsidRDefault="0BF242B5" w14:paraId="70577A40" w14:textId="02A29764">
      <w:pPr>
        <w:pStyle w:val="IUCrbodytext"/>
      </w:pPr>
      <w:r>
        <w:drawing>
          <wp:inline wp14:editId="5174E467" wp14:anchorId="682500DB">
            <wp:extent cx="6070647" cy="3402092"/>
            <wp:effectExtent l="0" t="0" r="0" b="0"/>
            <wp:docPr id="1065126164" name="" title=""/>
            <wp:cNvGraphicFramePr>
              <a:graphicFrameLocks noChangeAspect="1"/>
            </wp:cNvGraphicFramePr>
            <a:graphic>
              <a:graphicData uri="http://schemas.openxmlformats.org/drawingml/2006/picture">
                <pic:pic>
                  <pic:nvPicPr>
                    <pic:cNvPr id="0" name=""/>
                    <pic:cNvPicPr/>
                  </pic:nvPicPr>
                  <pic:blipFill>
                    <a:blip r:embed="R1d21f47c872e4bb4">
                      <a:extLst>
                        <a:ext xmlns:a="http://schemas.openxmlformats.org/drawingml/2006/main" uri="{28A0092B-C50C-407E-A947-70E740481C1C}">
                          <a14:useLocalDpi val="0"/>
                        </a:ext>
                      </a:extLst>
                    </a:blip>
                    <a:stretch>
                      <a:fillRect/>
                    </a:stretch>
                  </pic:blipFill>
                  <pic:spPr>
                    <a:xfrm>
                      <a:off x="0" y="0"/>
                      <a:ext cx="6070647" cy="3402092"/>
                    </a:xfrm>
                    <a:prstGeom prst="rect">
                      <a:avLst/>
                    </a:prstGeom>
                  </pic:spPr>
                </pic:pic>
              </a:graphicData>
            </a:graphic>
          </wp:inline>
        </w:drawing>
      </w:r>
    </w:p>
    <w:p w:rsidR="0BF242B5" w:rsidP="0BF242B5" w:rsidRDefault="0BF242B5" w14:paraId="1282BDFA" w14:textId="35927EB1">
      <w:pPr>
        <w:pStyle w:val="IUCrbodytext"/>
        <w:rPr>
          <w:b w:val="1"/>
          <w:bCs w:val="1"/>
        </w:rPr>
      </w:pPr>
    </w:p>
    <w:p w:rsidR="0BF242B5" w:rsidP="0BF242B5" w:rsidRDefault="0BF242B5" w14:paraId="44E53BBB" w14:textId="7F2FE8CF">
      <w:pPr>
        <w:pStyle w:val="IUCrbodytext"/>
        <w:rPr>
          <w:b w:val="1"/>
          <w:bCs w:val="1"/>
        </w:rPr>
      </w:pPr>
    </w:p>
    <w:p w:rsidR="0BF242B5" w:rsidP="0BF242B5" w:rsidRDefault="0BF242B5" w14:paraId="7C8563E4" w14:textId="5AA6761C">
      <w:pPr>
        <w:pStyle w:val="IUCrbodytext"/>
        <w:rPr>
          <w:b w:val="1"/>
          <w:bCs w:val="1"/>
        </w:rPr>
      </w:pPr>
    </w:p>
    <w:p w:rsidR="0BF242B5" w:rsidP="0BF242B5" w:rsidRDefault="0BF242B5" w14:paraId="3DBE1CB7" w14:textId="781D6FE1">
      <w:pPr>
        <w:pStyle w:val="IUCrbodytext"/>
        <w:rPr>
          <w:b w:val="1"/>
          <w:bCs w:val="1"/>
        </w:rPr>
      </w:pPr>
    </w:p>
    <w:p w:rsidR="0BF242B5" w:rsidP="0BF242B5" w:rsidRDefault="0BF242B5" w14:paraId="3155E0B5" w14:textId="749FA414">
      <w:pPr>
        <w:pStyle w:val="IUCrbodytext"/>
        <w:rPr>
          <w:b w:val="1"/>
          <w:bCs w:val="1"/>
        </w:rPr>
      </w:pPr>
    </w:p>
    <w:p w:rsidR="0BF242B5" w:rsidP="0BF242B5" w:rsidRDefault="0BF242B5" w14:paraId="290E41C5" w14:textId="5261F655">
      <w:pPr>
        <w:pStyle w:val="IUCrbodytext"/>
        <w:rPr>
          <w:b w:val="1"/>
          <w:bCs w:val="1"/>
        </w:rPr>
      </w:pPr>
    </w:p>
    <w:p w:rsidR="0BF242B5" w:rsidP="0BF242B5" w:rsidRDefault="0BF242B5" w14:paraId="6ABED55D" w14:textId="50AD4E25">
      <w:pPr>
        <w:pStyle w:val="IUCrbodytext"/>
        <w:rPr>
          <w:b w:val="1"/>
          <w:bCs w:val="1"/>
        </w:rPr>
      </w:pPr>
    </w:p>
    <w:p w:rsidR="0BF242B5" w:rsidP="0BF242B5" w:rsidRDefault="0BF242B5" w14:paraId="1A8C7B57" w14:textId="571DD337">
      <w:pPr>
        <w:pStyle w:val="IUCrbodytext"/>
        <w:rPr>
          <w:b w:val="1"/>
          <w:bCs w:val="1"/>
        </w:rPr>
      </w:pPr>
    </w:p>
    <w:p w:rsidR="365E6063" w:rsidP="365E6063" w:rsidRDefault="365E6063" w14:paraId="4E1B100F" w14:textId="017F04AA">
      <w:pPr>
        <w:pStyle w:val="IUCrbodytext"/>
        <w:rPr>
          <w:b w:val="1"/>
          <w:bCs w:val="1"/>
        </w:rPr>
      </w:pPr>
    </w:p>
    <w:p w:rsidR="7291E608" w:rsidP="7291E608" w:rsidRDefault="7291E608" w14:paraId="5B280F32" w14:textId="18DB1A8D">
      <w:pPr>
        <w:pStyle w:val="IUCrbodytext"/>
        <w:rPr>
          <w:b w:val="1"/>
          <w:bCs w:val="1"/>
        </w:rPr>
      </w:pPr>
    </w:p>
    <w:p w:rsidR="7E5EFF5B" w:rsidP="7E5EFF5B" w:rsidRDefault="7E5EFF5B" w14:paraId="6FAC1DA2" w14:textId="4F0C8B71">
      <w:pPr>
        <w:pStyle w:val="IUCrbodytext"/>
        <w:rPr>
          <w:b w:val="0"/>
          <w:bCs w:val="0"/>
        </w:rPr>
      </w:pPr>
      <w:r w:rsidRPr="7291E608" w:rsidR="7291E608">
        <w:rPr>
          <w:b w:val="1"/>
          <w:bCs w:val="1"/>
        </w:rPr>
        <w:t>Figure 4</w:t>
      </w:r>
      <w:r>
        <w:tab/>
      </w:r>
      <w:r w:rsidR="7291E608">
        <w:rPr>
          <w:b w:val="0"/>
          <w:bCs w:val="0"/>
        </w:rPr>
        <w:t>Docking of BAY-069 Inhibitor into active site of 7LV7</w:t>
      </w:r>
      <w:r w:rsidRPr="7291E608" w:rsidR="7291E608">
        <w:rPr>
          <w:b w:val="1"/>
          <w:bCs w:val="1"/>
        </w:rPr>
        <w:t xml:space="preserve"> </w:t>
      </w:r>
      <w:r w:rsidR="7291E608">
        <w:rPr>
          <w:b w:val="0"/>
          <w:bCs w:val="0"/>
        </w:rPr>
        <w:t xml:space="preserve">(A) 7LV7 is </w:t>
      </w:r>
      <w:proofErr w:type="spellStart"/>
      <w:r w:rsidR="7291E608">
        <w:rPr>
          <w:b w:val="0"/>
          <w:bCs w:val="0"/>
        </w:rPr>
        <w:t>colored</w:t>
      </w:r>
      <w:proofErr w:type="spellEnd"/>
      <w:r w:rsidR="7291E608">
        <w:rPr>
          <w:b w:val="0"/>
          <w:bCs w:val="0"/>
        </w:rPr>
        <w:t xml:space="preserve"> in light </w:t>
      </w:r>
      <w:proofErr w:type="spellStart"/>
      <w:r w:rsidR="7291E608">
        <w:rPr>
          <w:b w:val="0"/>
          <w:bCs w:val="0"/>
        </w:rPr>
        <w:t>gray</w:t>
      </w:r>
      <w:proofErr w:type="spellEnd"/>
      <w:r w:rsidR="7291E608">
        <w:rPr>
          <w:b w:val="0"/>
          <w:bCs w:val="0"/>
        </w:rPr>
        <w:t xml:space="preserve"> while literature supported active site inhibitor BAY-069 is </w:t>
      </w:r>
      <w:proofErr w:type="spellStart"/>
      <w:r w:rsidR="7291E608">
        <w:rPr>
          <w:b w:val="0"/>
          <w:bCs w:val="0"/>
        </w:rPr>
        <w:t>colored</w:t>
      </w:r>
      <w:proofErr w:type="spellEnd"/>
      <w:r w:rsidR="7291E608">
        <w:rPr>
          <w:b w:val="0"/>
          <w:bCs w:val="0"/>
        </w:rPr>
        <w:t xml:space="preserve"> in purple. Inhibitor BAY-069 occupies the active site and does not allow for intended substrates (leucine, isoleucine, and valine) to bind to active site. View displays hydrogen bonding interactions between 7LV7 and BAY-069 as dashed yellow lines. Residues which experience hydrogen bonds with BAY-069 (Y127 and R129) have been </w:t>
      </w:r>
      <w:proofErr w:type="spellStart"/>
      <w:r w:rsidR="7291E608">
        <w:rPr>
          <w:b w:val="0"/>
          <w:bCs w:val="0"/>
        </w:rPr>
        <w:t>colored</w:t>
      </w:r>
      <w:proofErr w:type="spellEnd"/>
      <w:r w:rsidR="7291E608">
        <w:rPr>
          <w:b w:val="0"/>
          <w:bCs w:val="0"/>
        </w:rPr>
        <w:t xml:space="preserve"> in red</w:t>
      </w:r>
      <w:proofErr w:type="spellStart"/>
      <w:proofErr w:type="spellEnd"/>
      <w:proofErr w:type="spellStart"/>
      <w:proofErr w:type="spellEnd"/>
      <w:proofErr w:type="spellStart"/>
      <w:proofErr w:type="spellEnd"/>
      <w:proofErr w:type="spellStart"/>
      <w:proofErr w:type="spellEnd"/>
    </w:p>
    <w:p w:rsidR="00C87EB8" w:rsidP="0F2A587A" w:rsidRDefault="002753B0" w14:paraId="67CA1FE3" w14:textId="6F7A1D14">
      <w:pPr>
        <w:pStyle w:val="IUCrbodytext"/>
        <w:spacing w:after="200" w:line="276" w:lineRule="auto"/>
      </w:pPr>
    </w:p>
    <w:p w:rsidR="00C87EB8" w:rsidP="0F2A587A" w:rsidRDefault="002753B0" w14:paraId="3166979E" w14:textId="2F7B43C6">
      <w:pPr>
        <w:pStyle w:val="IUCrbodytext"/>
        <w:spacing w:after="200" w:line="276" w:lineRule="auto"/>
      </w:pPr>
      <w:r>
        <w:drawing>
          <wp:inline wp14:editId="64206908" wp14:anchorId="0703880B">
            <wp:extent cx="5800725" cy="4449380"/>
            <wp:effectExtent l="0" t="0" r="0" b="0"/>
            <wp:docPr id="470137009" name="" title=""/>
            <wp:cNvGraphicFramePr>
              <a:graphicFrameLocks noChangeAspect="1"/>
            </wp:cNvGraphicFramePr>
            <a:graphic>
              <a:graphicData uri="http://schemas.openxmlformats.org/drawingml/2006/picture">
                <pic:pic>
                  <pic:nvPicPr>
                    <pic:cNvPr id="0" name=""/>
                    <pic:cNvPicPr/>
                  </pic:nvPicPr>
                  <pic:blipFill>
                    <a:blip r:embed="Rdf021e55a58847b3">
                      <a:extLst xmlns:a="http://schemas.openxmlformats.org/drawingml/2006/main">
                        <a:ext xmlns:a="http://schemas.openxmlformats.org/drawingml/2006/main" uri="{28A0092B-C50C-407E-A947-70E740481C1C}">
                          <a14:useLocalDpi xmlns:a14="http://schemas.microsoft.com/office/drawing/2010/main" val="0"/>
                        </a:ext>
                      </a:extLst>
                    </a:blip>
                    <a:srcRect l="10416" t="0" r="16250" b="0"/>
                    <a:stretch>
                      <a:fillRect/>
                    </a:stretch>
                  </pic:blipFill>
                  <pic:spPr>
                    <a:xfrm rot="0" flipH="0" flipV="0">
                      <a:off x="0" y="0"/>
                      <a:ext cx="5800725" cy="4449380"/>
                    </a:xfrm>
                    <a:prstGeom prst="rect">
                      <a:avLst/>
                    </a:prstGeom>
                  </pic:spPr>
                </pic:pic>
              </a:graphicData>
            </a:graphic>
          </wp:inline>
        </w:drawing>
      </w:r>
    </w:p>
    <w:p w:rsidR="0F2A587A" w:rsidP="0F2A587A" w:rsidRDefault="0F2A587A" w14:paraId="4FDB5DF0" w14:textId="6D2BEDD5">
      <w:pPr>
        <w:pStyle w:val="Normal"/>
        <w:spacing w:after="200" w:line="276" w:lineRule="auto"/>
      </w:pPr>
    </w:p>
    <w:p w:rsidR="0AB37E54" w:rsidP="0AB37E54" w:rsidRDefault="0AB37E54" w14:paraId="59671F00" w14:textId="15297FB2">
      <w:pPr>
        <w:pStyle w:val="Normal"/>
        <w:spacing w:after="200" w:line="276" w:lineRule="auto"/>
      </w:pPr>
    </w:p>
    <w:p w:rsidR="7291E608" w:rsidP="7291E608" w:rsidRDefault="7291E608" w14:paraId="7BF4BD15" w14:textId="59743F71">
      <w:pPr>
        <w:pStyle w:val="Normal"/>
        <w:spacing w:after="200" w:line="276" w:lineRule="auto"/>
      </w:pPr>
    </w:p>
    <w:p w:rsidR="0F2A587A" w:rsidP="0F2A587A" w:rsidRDefault="0F2A587A" w14:paraId="4D28CD66" w14:textId="7B62A4FD">
      <w:pPr>
        <w:pStyle w:val="IUCracknowledgements"/>
        <w:numPr>
          <w:ilvl w:val="0"/>
          <w:numId w:val="31"/>
        </w:numPr>
        <w:rPr/>
      </w:pPr>
      <w:r w:rsidR="2A76B4C9">
        <w:rPr/>
        <w:t>We would like to thank Jeffery Lotthammer and Jie Wang for their feedback in this paper. We are also grateful for the other teaching assistants and other students in the Bio 4525.</w:t>
      </w:r>
    </w:p>
    <w:p w:rsidR="2A76B4C9" w:rsidP="2A76B4C9" w:rsidRDefault="2A76B4C9" w14:paraId="5FEAB5FF" w14:textId="704D286A">
      <w:pPr>
        <w:pStyle w:val="Normal"/>
      </w:pPr>
    </w:p>
    <w:p w:rsidR="0F2A587A" w:rsidP="0F2A587A" w:rsidRDefault="0F2A587A" w14:paraId="3A8A150A" w14:textId="0711BE5A">
      <w:pPr>
        <w:pStyle w:val="IUCrheading4"/>
      </w:pPr>
      <w:r w:rsidR="0F2A587A">
        <w:rPr/>
        <w:t>References</w:t>
      </w:r>
    </w:p>
    <w:p w:rsidR="72820BB4" w:rsidP="72820BB4" w:rsidRDefault="72820BB4" w14:paraId="5E499CFE" w14:textId="01C886E9">
      <w:pPr>
        <w:spacing w:before="0" w:beforeAutospacing="off" w:after="0" w:afterAutospacing="off"/>
        <w:ind w:left="720" w:hanging="720"/>
      </w:pPr>
      <w:hyperlink r:id="Rf04cad5354f144ac">
        <w:r w:rsidRPr="07D5BD91" w:rsidR="07D5BD91">
          <w:rPr>
            <w:rStyle w:val="Hyperlink"/>
            <w:rFonts w:ascii="Arial" w:hAnsi="Arial" w:eastAsia="Arial" w:cs="Arial"/>
            <w:strike w:val="0"/>
            <w:dstrike w:val="0"/>
            <w:noProof w:val="0"/>
            <w:sz w:val="22"/>
            <w:szCs w:val="22"/>
            <w:lang w:val="en-GB"/>
          </w:rPr>
          <w:t xml:space="preserve">Adam, R. D. (2001). Biology of Giardia lamblia. </w:t>
        </w:r>
        <w:r w:rsidRPr="07D5BD91" w:rsidR="07D5BD91">
          <w:rPr>
            <w:rStyle w:val="Hyperlink"/>
            <w:rFonts w:ascii="Arial" w:hAnsi="Arial" w:eastAsia="Arial" w:cs="Arial"/>
            <w:i w:val="1"/>
            <w:iCs w:val="1"/>
            <w:strike w:val="0"/>
            <w:dstrike w:val="0"/>
            <w:noProof w:val="0"/>
            <w:sz w:val="22"/>
            <w:szCs w:val="22"/>
            <w:lang w:val="en-GB"/>
          </w:rPr>
          <w:t>Clinical Microbiology Reviews</w:t>
        </w:r>
        <w:r w:rsidRPr="07D5BD91" w:rsidR="07D5BD91">
          <w:rPr>
            <w:rStyle w:val="Hyperlink"/>
            <w:rFonts w:ascii="Arial" w:hAnsi="Arial" w:eastAsia="Arial" w:cs="Arial"/>
            <w:strike w:val="0"/>
            <w:dstrike w:val="0"/>
            <w:noProof w:val="0"/>
            <w:sz w:val="22"/>
            <w:szCs w:val="22"/>
            <w:lang w:val="en-GB"/>
          </w:rPr>
          <w:t xml:space="preserve">, </w:t>
        </w:r>
        <w:r w:rsidRPr="07D5BD91" w:rsidR="07D5BD91">
          <w:rPr>
            <w:rStyle w:val="Hyperlink"/>
            <w:rFonts w:ascii="Arial" w:hAnsi="Arial" w:eastAsia="Arial" w:cs="Arial"/>
            <w:i w:val="1"/>
            <w:iCs w:val="1"/>
            <w:strike w:val="0"/>
            <w:dstrike w:val="0"/>
            <w:noProof w:val="0"/>
            <w:sz w:val="22"/>
            <w:szCs w:val="22"/>
            <w:lang w:val="en-GB"/>
          </w:rPr>
          <w:t>14</w:t>
        </w:r>
        <w:r w:rsidRPr="07D5BD91" w:rsidR="07D5BD91">
          <w:rPr>
            <w:rStyle w:val="Hyperlink"/>
            <w:rFonts w:ascii="Arial" w:hAnsi="Arial" w:eastAsia="Arial" w:cs="Arial"/>
            <w:strike w:val="0"/>
            <w:dstrike w:val="0"/>
            <w:noProof w:val="0"/>
            <w:color w:val="000000" w:themeColor="text1" w:themeTint="FF" w:themeShade="FF"/>
            <w:sz w:val="22"/>
            <w:szCs w:val="22"/>
            <w:u w:val="none"/>
            <w:lang w:val="en-GB"/>
          </w:rPr>
          <w:t>(3), 447–475. https://doi.org/10.1128/CMR.14.3.447-475.2001</w:t>
        </w:r>
      </w:hyperlink>
    </w:p>
    <w:p w:rsidR="07D5BD91" w:rsidP="07D5BD91" w:rsidRDefault="07D5BD91" w14:paraId="08E810FE" w14:textId="2D0BB782">
      <w:pPr>
        <w:pStyle w:val="Normal"/>
        <w:spacing w:before="0" w:beforeAutospacing="off" w:after="0" w:afterAutospacing="off"/>
        <w:ind w:left="720" w:hanging="720"/>
        <w:rPr>
          <w:rFonts w:ascii="Arial" w:hAnsi="Arial" w:eastAsia="Arial" w:cs="Arial"/>
          <w:strike w:val="0"/>
          <w:dstrike w:val="0"/>
          <w:noProof w:val="0"/>
          <w:color w:val="000000" w:themeColor="text1" w:themeTint="FF" w:themeShade="FF"/>
          <w:sz w:val="22"/>
          <w:szCs w:val="22"/>
          <w:u w:val="none"/>
          <w:lang w:val="en-GB"/>
        </w:rPr>
      </w:pPr>
    </w:p>
    <w:p w:rsidR="07D5BD91" w:rsidP="07D5BD91" w:rsidRDefault="07D5BD91" w14:paraId="61E5EA47" w14:textId="699C5B5F">
      <w:pPr>
        <w:pStyle w:val="Normal"/>
        <w:spacing w:before="0" w:beforeAutospacing="off" w:after="0" w:afterAutospacing="off"/>
        <w:ind w:left="720" w:hanging="720"/>
        <w:rPr>
          <w:rFonts w:ascii="Arial" w:hAnsi="Arial" w:eastAsia="Arial" w:cs="Arial"/>
          <w:strike w:val="0"/>
          <w:dstrike w:val="0"/>
          <w:noProof w:val="0"/>
          <w:color w:val="000000" w:themeColor="text1" w:themeTint="FF" w:themeShade="FF"/>
          <w:sz w:val="22"/>
          <w:szCs w:val="22"/>
          <w:u w:val="none"/>
          <w:lang w:val="en-GB"/>
        </w:rPr>
      </w:pPr>
      <w:hyperlink r:id="Ree560a57e5af4055">
        <w:r w:rsidRPr="07D5BD91" w:rsidR="07D5BD91">
          <w:rPr>
            <w:rStyle w:val="Hyperlink"/>
            <w:rFonts w:ascii="Arial" w:hAnsi="Arial" w:eastAsia="Arial" w:cs="Arial"/>
            <w:strike w:val="0"/>
            <w:dstrike w:val="0"/>
            <w:noProof w:val="0"/>
            <w:sz w:val="22"/>
            <w:szCs w:val="22"/>
            <w:lang w:val="en-GB"/>
          </w:rPr>
          <w:t xml:space="preserve">Capra, J. A., &amp; Singh, M. (2007). Predicting functionally important residues from sequence conservation. </w:t>
        </w:r>
        <w:r w:rsidRPr="07D5BD91" w:rsidR="07D5BD91">
          <w:rPr>
            <w:rStyle w:val="Hyperlink"/>
            <w:rFonts w:ascii="Arial" w:hAnsi="Arial" w:eastAsia="Arial" w:cs="Arial"/>
            <w:i w:val="1"/>
            <w:iCs w:val="1"/>
            <w:strike w:val="0"/>
            <w:dstrike w:val="0"/>
            <w:noProof w:val="0"/>
            <w:sz w:val="22"/>
            <w:szCs w:val="22"/>
            <w:lang w:val="en-GB"/>
          </w:rPr>
          <w:t>Bioinformatics (Oxford, England)</w:t>
        </w:r>
        <w:r w:rsidRPr="07D5BD91" w:rsidR="07D5BD91">
          <w:rPr>
            <w:rStyle w:val="Hyperlink"/>
            <w:rFonts w:ascii="Arial" w:hAnsi="Arial" w:eastAsia="Arial" w:cs="Arial"/>
            <w:strike w:val="0"/>
            <w:dstrike w:val="0"/>
            <w:noProof w:val="0"/>
            <w:sz w:val="22"/>
            <w:szCs w:val="22"/>
            <w:lang w:val="en-GB"/>
          </w:rPr>
          <w:t xml:space="preserve">, </w:t>
        </w:r>
        <w:r w:rsidRPr="07D5BD91" w:rsidR="07D5BD91">
          <w:rPr>
            <w:rStyle w:val="Hyperlink"/>
            <w:rFonts w:ascii="Arial" w:hAnsi="Arial" w:eastAsia="Arial" w:cs="Arial"/>
            <w:i w:val="1"/>
            <w:iCs w:val="1"/>
            <w:strike w:val="0"/>
            <w:dstrike w:val="0"/>
            <w:noProof w:val="0"/>
            <w:sz w:val="22"/>
            <w:szCs w:val="22"/>
            <w:lang w:val="en-GB"/>
          </w:rPr>
          <w:t>23</w:t>
        </w:r>
        <w:r w:rsidRPr="07D5BD91" w:rsidR="07D5BD91">
          <w:rPr>
            <w:rStyle w:val="Hyperlink"/>
            <w:rFonts w:ascii="Arial" w:hAnsi="Arial" w:eastAsia="Arial" w:cs="Arial"/>
            <w:strike w:val="0"/>
            <w:dstrike w:val="0"/>
            <w:noProof w:val="0"/>
            <w:color w:val="000000" w:themeColor="text1" w:themeTint="FF" w:themeShade="FF"/>
            <w:sz w:val="22"/>
            <w:szCs w:val="22"/>
            <w:u w:val="none"/>
            <w:lang w:val="en-GB"/>
          </w:rPr>
          <w:t>(15), 1875–1882. https://doi.org/10.1093/bioinformatics/btm270</w:t>
        </w:r>
      </w:hyperlink>
    </w:p>
    <w:p w:rsidR="72820BB4" w:rsidP="72820BB4" w:rsidRDefault="72820BB4" w14:paraId="349FD6A9" w14:textId="5F90EE48">
      <w:pPr>
        <w:pStyle w:val="Normal"/>
        <w:spacing w:before="0" w:beforeAutospacing="off" w:after="0" w:afterAutospacing="off"/>
        <w:ind w:left="720" w:hanging="720"/>
        <w:rPr>
          <w:rFonts w:ascii="Arial" w:hAnsi="Arial" w:eastAsia="Arial" w:cs="Arial"/>
          <w:strike w:val="0"/>
          <w:dstrike w:val="0"/>
          <w:noProof w:val="0"/>
          <w:color w:val="000000" w:themeColor="text1" w:themeTint="FF" w:themeShade="FF"/>
          <w:sz w:val="22"/>
          <w:szCs w:val="22"/>
          <w:u w:val="none"/>
          <w:lang w:val="en-GB"/>
        </w:rPr>
      </w:pPr>
    </w:p>
    <w:p w:rsidR="72820BB4" w:rsidP="72820BB4" w:rsidRDefault="72820BB4" w14:paraId="637CD7C2" w14:textId="1B9A39C1">
      <w:pPr>
        <w:spacing w:before="0" w:beforeAutospacing="off" w:after="0" w:afterAutospacing="off"/>
        <w:ind w:left="720" w:hanging="720"/>
      </w:pPr>
      <w:hyperlink r:id="R13f8b48963584fa2">
        <w:r w:rsidRPr="72820BB4" w:rsidR="72820BB4">
          <w:rPr>
            <w:rStyle w:val="Hyperlink"/>
            <w:rFonts w:ascii="Arial" w:hAnsi="Arial" w:eastAsia="Arial" w:cs="Arial"/>
            <w:strike w:val="0"/>
            <w:dstrike w:val="0"/>
            <w:noProof w:val="0"/>
            <w:sz w:val="22"/>
            <w:szCs w:val="22"/>
            <w:lang w:val="en-GB"/>
          </w:rPr>
          <w:t xml:space="preserve">Castell, A., Mille, C., &amp; Unge, T. (2010). Structural analysis of mycobacterial branched-chain aminotransferase: Implications for inhibitor design. </w:t>
        </w:r>
        <w:r w:rsidRPr="72820BB4" w:rsidR="72820BB4">
          <w:rPr>
            <w:rStyle w:val="Hyperlink"/>
            <w:rFonts w:ascii="Arial" w:hAnsi="Arial" w:eastAsia="Arial" w:cs="Arial"/>
            <w:i w:val="1"/>
            <w:iCs w:val="1"/>
            <w:strike w:val="0"/>
            <w:dstrike w:val="0"/>
            <w:noProof w:val="0"/>
            <w:sz w:val="22"/>
            <w:szCs w:val="22"/>
            <w:lang w:val="en-GB"/>
          </w:rPr>
          <w:t>Acta Crystallographica Section D: Biological Crystallography</w:t>
        </w:r>
        <w:r w:rsidRPr="72820BB4" w:rsidR="72820BB4">
          <w:rPr>
            <w:rStyle w:val="Hyperlink"/>
            <w:rFonts w:ascii="Arial" w:hAnsi="Arial" w:eastAsia="Arial" w:cs="Arial"/>
            <w:strike w:val="0"/>
            <w:dstrike w:val="0"/>
            <w:noProof w:val="0"/>
            <w:sz w:val="22"/>
            <w:szCs w:val="22"/>
            <w:lang w:val="en-GB"/>
          </w:rPr>
          <w:t xml:space="preserve">, </w:t>
        </w:r>
        <w:r w:rsidRPr="72820BB4" w:rsidR="72820BB4">
          <w:rPr>
            <w:rStyle w:val="Hyperlink"/>
            <w:rFonts w:ascii="Arial" w:hAnsi="Arial" w:eastAsia="Arial" w:cs="Arial"/>
            <w:i w:val="1"/>
            <w:iCs w:val="1"/>
            <w:strike w:val="0"/>
            <w:dstrike w:val="0"/>
            <w:noProof w:val="0"/>
            <w:sz w:val="22"/>
            <w:szCs w:val="22"/>
            <w:lang w:val="en-GB"/>
          </w:rPr>
          <w:t>66</w:t>
        </w:r>
        <w:r w:rsidRPr="72820BB4" w:rsidR="72820BB4">
          <w:rPr>
            <w:rStyle w:val="Hyperlink"/>
            <w:rFonts w:ascii="Arial" w:hAnsi="Arial" w:eastAsia="Arial" w:cs="Arial"/>
            <w:strike w:val="0"/>
            <w:dstrike w:val="0"/>
            <w:noProof w:val="0"/>
            <w:color w:val="000000" w:themeColor="text1" w:themeTint="FF" w:themeShade="FF"/>
            <w:sz w:val="22"/>
            <w:szCs w:val="22"/>
            <w:u w:val="none"/>
            <w:lang w:val="en-GB"/>
          </w:rPr>
          <w:t>(5), 549–557. https://doi.org/10.1107/S0907444910004877</w:t>
        </w:r>
      </w:hyperlink>
    </w:p>
    <w:p w:rsidR="72820BB4" w:rsidP="72820BB4" w:rsidRDefault="72820BB4" w14:paraId="59CA79E6" w14:textId="77C78A79">
      <w:pPr>
        <w:pStyle w:val="Normal"/>
        <w:spacing w:before="0" w:beforeAutospacing="off" w:after="0" w:afterAutospacing="off"/>
        <w:ind w:left="720" w:hanging="720"/>
        <w:rPr>
          <w:rFonts w:ascii="Arial" w:hAnsi="Arial" w:eastAsia="Arial" w:cs="Arial"/>
          <w:strike w:val="0"/>
          <w:dstrike w:val="0"/>
          <w:noProof w:val="0"/>
          <w:color w:val="000000" w:themeColor="text1" w:themeTint="FF" w:themeShade="FF"/>
          <w:sz w:val="22"/>
          <w:szCs w:val="22"/>
          <w:u w:val="none"/>
          <w:lang w:val="en-GB"/>
        </w:rPr>
      </w:pPr>
    </w:p>
    <w:p w:rsidR="72820BB4" w:rsidP="72820BB4" w:rsidRDefault="72820BB4" w14:paraId="4CD49BDB" w14:textId="19D2F731">
      <w:pPr>
        <w:spacing w:before="0" w:beforeAutospacing="off" w:after="0" w:afterAutospacing="off"/>
        <w:ind w:left="720" w:hanging="720"/>
      </w:pPr>
      <w:hyperlink r:id="Rdb210b155d794afb">
        <w:r w:rsidRPr="72820BB4" w:rsidR="72820BB4">
          <w:rPr>
            <w:rStyle w:val="Hyperlink"/>
            <w:rFonts w:ascii="Arial" w:hAnsi="Arial" w:eastAsia="Arial" w:cs="Arial"/>
            <w:strike w:val="0"/>
            <w:dstrike w:val="0"/>
            <w:noProof w:val="0"/>
            <w:sz w:val="22"/>
            <w:szCs w:val="22"/>
            <w:lang w:val="en-GB"/>
          </w:rPr>
          <w:t xml:space="preserve">Conners, E. E. (2021). Giardiasis Outbreaks—United States, 2012–2017. </w:t>
        </w:r>
        <w:r w:rsidRPr="72820BB4" w:rsidR="72820BB4">
          <w:rPr>
            <w:rStyle w:val="Hyperlink"/>
            <w:rFonts w:ascii="Arial" w:hAnsi="Arial" w:eastAsia="Arial" w:cs="Arial"/>
            <w:i w:val="1"/>
            <w:iCs w:val="1"/>
            <w:strike w:val="0"/>
            <w:dstrike w:val="0"/>
            <w:noProof w:val="0"/>
            <w:sz w:val="22"/>
            <w:szCs w:val="22"/>
            <w:lang w:val="en-GB"/>
          </w:rPr>
          <w:t>MMWR. Morbidity and Mortality Weekly Report</w:t>
        </w:r>
        <w:r w:rsidRPr="72820BB4" w:rsidR="72820BB4">
          <w:rPr>
            <w:rStyle w:val="Hyperlink"/>
            <w:rFonts w:ascii="Arial" w:hAnsi="Arial" w:eastAsia="Arial" w:cs="Arial"/>
            <w:strike w:val="0"/>
            <w:dstrike w:val="0"/>
            <w:noProof w:val="0"/>
            <w:sz w:val="22"/>
            <w:szCs w:val="22"/>
            <w:lang w:val="en-GB"/>
          </w:rPr>
          <w:t xml:space="preserve">, </w:t>
        </w:r>
        <w:r w:rsidRPr="72820BB4" w:rsidR="72820BB4">
          <w:rPr>
            <w:rStyle w:val="Hyperlink"/>
            <w:rFonts w:ascii="Arial" w:hAnsi="Arial" w:eastAsia="Arial" w:cs="Arial"/>
            <w:i w:val="1"/>
            <w:iCs w:val="1"/>
            <w:strike w:val="0"/>
            <w:dstrike w:val="0"/>
            <w:noProof w:val="0"/>
            <w:sz w:val="22"/>
            <w:szCs w:val="22"/>
            <w:lang w:val="en-GB"/>
          </w:rPr>
          <w:t>70</w:t>
        </w:r>
        <w:r w:rsidRPr="72820BB4" w:rsidR="72820BB4">
          <w:rPr>
            <w:rStyle w:val="Hyperlink"/>
            <w:rFonts w:ascii="Arial" w:hAnsi="Arial" w:eastAsia="Arial" w:cs="Arial"/>
            <w:strike w:val="0"/>
            <w:dstrike w:val="0"/>
            <w:noProof w:val="0"/>
            <w:color w:val="000000" w:themeColor="text1" w:themeTint="FF" w:themeShade="FF"/>
            <w:sz w:val="22"/>
            <w:szCs w:val="22"/>
            <w:u w:val="none"/>
            <w:lang w:val="en-GB"/>
          </w:rPr>
          <w:t>. https://doi.org/10.15585/mmwr.mm7009a2</w:t>
        </w:r>
      </w:hyperlink>
    </w:p>
    <w:p w:rsidR="72820BB4" w:rsidP="72820BB4" w:rsidRDefault="72820BB4" w14:paraId="25E78DAB" w14:textId="094CD99E">
      <w:pPr>
        <w:pStyle w:val="Normal"/>
        <w:spacing w:before="0" w:beforeAutospacing="off" w:after="0" w:afterAutospacing="off"/>
        <w:ind w:left="720" w:hanging="720"/>
        <w:rPr>
          <w:rFonts w:ascii="Arial" w:hAnsi="Arial" w:eastAsia="Arial" w:cs="Arial"/>
          <w:strike w:val="0"/>
          <w:dstrike w:val="0"/>
          <w:noProof w:val="0"/>
          <w:color w:val="000000" w:themeColor="text1" w:themeTint="FF" w:themeShade="FF"/>
          <w:sz w:val="22"/>
          <w:szCs w:val="22"/>
          <w:u w:val="none"/>
          <w:lang w:val="en-GB"/>
        </w:rPr>
      </w:pPr>
    </w:p>
    <w:p w:rsidR="72820BB4" w:rsidP="72820BB4" w:rsidRDefault="72820BB4" w14:paraId="45447075" w14:textId="2E7EAA87">
      <w:pPr>
        <w:spacing w:before="0" w:beforeAutospacing="off" w:after="0" w:afterAutospacing="off"/>
        <w:ind w:left="720" w:hanging="720"/>
      </w:pPr>
      <w:hyperlink r:id="Rc8685664d8144fcb">
        <w:r w:rsidRPr="72820BB4" w:rsidR="72820BB4">
          <w:rPr>
            <w:rStyle w:val="Hyperlink"/>
            <w:rFonts w:ascii="Arial" w:hAnsi="Arial" w:eastAsia="Arial" w:cs="Arial"/>
            <w:strike w:val="0"/>
            <w:dstrike w:val="0"/>
            <w:noProof w:val="0"/>
            <w:sz w:val="22"/>
            <w:szCs w:val="22"/>
            <w:lang w:val="en-GB"/>
          </w:rPr>
          <w:t xml:space="preserve">Dajnowicz, S., Parks, J. M., Hu, X., Gesler, K., Kovalevsky, A. Y., &amp; Mueser, T. C. (2017). Direct evidence that an extended hydrogen-bonding network influences activation of pyridoxal 5’-phosphate in aspartate aminotransferase. </w:t>
        </w:r>
        <w:r w:rsidRPr="72820BB4" w:rsidR="72820BB4">
          <w:rPr>
            <w:rStyle w:val="Hyperlink"/>
            <w:rFonts w:ascii="Arial" w:hAnsi="Arial" w:eastAsia="Arial" w:cs="Arial"/>
            <w:i w:val="1"/>
            <w:iCs w:val="1"/>
            <w:strike w:val="0"/>
            <w:dstrike w:val="0"/>
            <w:noProof w:val="0"/>
            <w:sz w:val="22"/>
            <w:szCs w:val="22"/>
            <w:lang w:val="en-GB"/>
          </w:rPr>
          <w:t>The Journal of Biological Chemistry</w:t>
        </w:r>
        <w:r w:rsidRPr="72820BB4" w:rsidR="72820BB4">
          <w:rPr>
            <w:rStyle w:val="Hyperlink"/>
            <w:rFonts w:ascii="Arial" w:hAnsi="Arial" w:eastAsia="Arial" w:cs="Arial"/>
            <w:strike w:val="0"/>
            <w:dstrike w:val="0"/>
            <w:noProof w:val="0"/>
            <w:sz w:val="22"/>
            <w:szCs w:val="22"/>
            <w:lang w:val="en-GB"/>
          </w:rPr>
          <w:t xml:space="preserve">, </w:t>
        </w:r>
        <w:r w:rsidRPr="72820BB4" w:rsidR="72820BB4">
          <w:rPr>
            <w:rStyle w:val="Hyperlink"/>
            <w:rFonts w:ascii="Arial" w:hAnsi="Arial" w:eastAsia="Arial" w:cs="Arial"/>
            <w:i w:val="1"/>
            <w:iCs w:val="1"/>
            <w:strike w:val="0"/>
            <w:dstrike w:val="0"/>
            <w:noProof w:val="0"/>
            <w:sz w:val="22"/>
            <w:szCs w:val="22"/>
            <w:lang w:val="en-GB"/>
          </w:rPr>
          <w:t>292</w:t>
        </w:r>
        <w:r w:rsidRPr="72820BB4" w:rsidR="72820BB4">
          <w:rPr>
            <w:rStyle w:val="Hyperlink"/>
            <w:rFonts w:ascii="Arial" w:hAnsi="Arial" w:eastAsia="Arial" w:cs="Arial"/>
            <w:strike w:val="0"/>
            <w:dstrike w:val="0"/>
            <w:noProof w:val="0"/>
            <w:color w:val="000000" w:themeColor="text1" w:themeTint="FF" w:themeShade="FF"/>
            <w:sz w:val="22"/>
            <w:szCs w:val="22"/>
            <w:u w:val="none"/>
            <w:lang w:val="en-GB"/>
          </w:rPr>
          <w:t>(14), 5970–5980. https://doi.org/10.1074/jbc.M116.774588</w:t>
        </w:r>
      </w:hyperlink>
    </w:p>
    <w:p w:rsidR="72820BB4" w:rsidP="72820BB4" w:rsidRDefault="72820BB4" w14:paraId="7D96585E" w14:textId="2393ED91">
      <w:pPr>
        <w:pStyle w:val="Normal"/>
        <w:spacing w:before="0" w:beforeAutospacing="off" w:after="0" w:afterAutospacing="off"/>
        <w:ind w:left="720" w:hanging="720"/>
        <w:rPr>
          <w:rFonts w:ascii="Arial" w:hAnsi="Arial" w:eastAsia="Arial" w:cs="Arial"/>
          <w:strike w:val="0"/>
          <w:dstrike w:val="0"/>
          <w:noProof w:val="0"/>
          <w:color w:val="000000" w:themeColor="text1" w:themeTint="FF" w:themeShade="FF"/>
          <w:sz w:val="22"/>
          <w:szCs w:val="22"/>
          <w:u w:val="none"/>
          <w:lang w:val="en-GB"/>
        </w:rPr>
      </w:pPr>
    </w:p>
    <w:p w:rsidR="72820BB4" w:rsidP="72820BB4" w:rsidRDefault="72820BB4" w14:paraId="44C765DB" w14:textId="3AEA520A">
      <w:pPr>
        <w:spacing w:before="0" w:beforeAutospacing="off" w:after="0" w:afterAutospacing="off"/>
        <w:ind w:left="720" w:hanging="720"/>
      </w:pPr>
      <w:hyperlink r:id="Rf488469ae16e4cfa">
        <w:r w:rsidRPr="72820BB4" w:rsidR="72820BB4">
          <w:rPr>
            <w:rStyle w:val="Hyperlink"/>
            <w:rFonts w:ascii="Arial" w:hAnsi="Arial" w:eastAsia="Arial" w:cs="Arial"/>
            <w:i w:val="1"/>
            <w:iCs w:val="1"/>
            <w:strike w:val="0"/>
            <w:dstrike w:val="0"/>
            <w:noProof w:val="0"/>
            <w:sz w:val="22"/>
            <w:szCs w:val="22"/>
            <w:lang w:val="en-GB"/>
          </w:rPr>
          <w:t>Giardiasis: When it’s not safe to drink the water-Giardia infection (giardiasis) - Symptoms &amp; causes</w:t>
        </w:r>
        <w:r w:rsidRPr="72820BB4" w:rsidR="72820BB4">
          <w:rPr>
            <w:rStyle w:val="Hyperlink"/>
            <w:rFonts w:ascii="Arial" w:hAnsi="Arial" w:eastAsia="Arial" w:cs="Arial"/>
            <w:strike w:val="0"/>
            <w:dstrike w:val="0"/>
            <w:noProof w:val="0"/>
            <w:color w:val="000000" w:themeColor="text1" w:themeTint="FF" w:themeShade="FF"/>
            <w:sz w:val="22"/>
            <w:szCs w:val="22"/>
            <w:u w:val="none"/>
            <w:lang w:val="en-GB"/>
          </w:rPr>
          <w:t>. (n.d.). Mayo Clinic. Retrieved April 10, 2024, from https://www.mayoclinic.org/diseases-conditions/giardia-infection/symptoms-causes/syc-20372786</w:t>
        </w:r>
      </w:hyperlink>
    </w:p>
    <w:p w:rsidR="72820BB4" w:rsidP="72820BB4" w:rsidRDefault="72820BB4" w14:paraId="532CE66D" w14:textId="101420C8">
      <w:pPr>
        <w:pStyle w:val="Normal"/>
        <w:spacing w:before="0" w:beforeAutospacing="off" w:after="0" w:afterAutospacing="off"/>
        <w:ind w:left="720" w:hanging="720"/>
        <w:rPr>
          <w:rFonts w:ascii="Arial" w:hAnsi="Arial" w:eastAsia="Arial" w:cs="Arial"/>
          <w:strike w:val="0"/>
          <w:dstrike w:val="0"/>
          <w:noProof w:val="0"/>
          <w:color w:val="000000" w:themeColor="text1" w:themeTint="FF" w:themeShade="FF"/>
          <w:sz w:val="22"/>
          <w:szCs w:val="22"/>
          <w:u w:val="none"/>
          <w:lang w:val="en-GB"/>
        </w:rPr>
      </w:pPr>
    </w:p>
    <w:p w:rsidR="72820BB4" w:rsidP="72820BB4" w:rsidRDefault="72820BB4" w14:paraId="3E6D6765" w14:textId="6C03DC02">
      <w:pPr>
        <w:spacing w:before="0" w:beforeAutospacing="off" w:after="0" w:afterAutospacing="off"/>
        <w:ind w:left="720" w:hanging="720"/>
      </w:pPr>
      <w:hyperlink r:id="R800e31a4ffeb4279">
        <w:r w:rsidRPr="72820BB4" w:rsidR="72820BB4">
          <w:rPr>
            <w:rStyle w:val="Hyperlink"/>
            <w:rFonts w:ascii="Arial" w:hAnsi="Arial" w:eastAsia="Arial" w:cs="Arial"/>
            <w:strike w:val="0"/>
            <w:dstrike w:val="0"/>
            <w:noProof w:val="0"/>
            <w:sz w:val="22"/>
            <w:szCs w:val="22"/>
            <w:lang w:val="en-GB"/>
          </w:rPr>
          <w:t xml:space="preserve">Günther, J., Hillig, R. C., Zimmermann, K., Kaulfuss, S., Lemos, C., Nguyen, D., Rehwinkel, H., Habgood, M., Lechner, C., Neuhaus, R., Ganzer, U., Drewes, M., Chai, J., &amp; Bouché, L. (2022). BAY-069, a Novel (Trifluoromethyl)pyrimidinedione-Based BCAT1/2 Inhibitor and Chemical Probe. </w:t>
        </w:r>
        <w:r w:rsidRPr="72820BB4" w:rsidR="72820BB4">
          <w:rPr>
            <w:rStyle w:val="Hyperlink"/>
            <w:rFonts w:ascii="Arial" w:hAnsi="Arial" w:eastAsia="Arial" w:cs="Arial"/>
            <w:i w:val="1"/>
            <w:iCs w:val="1"/>
            <w:strike w:val="0"/>
            <w:dstrike w:val="0"/>
            <w:noProof w:val="0"/>
            <w:sz w:val="22"/>
            <w:szCs w:val="22"/>
            <w:lang w:val="en-GB"/>
          </w:rPr>
          <w:t>Journal of Medicinal Chemistry</w:t>
        </w:r>
        <w:r w:rsidRPr="72820BB4" w:rsidR="72820BB4">
          <w:rPr>
            <w:rStyle w:val="Hyperlink"/>
            <w:rFonts w:ascii="Arial" w:hAnsi="Arial" w:eastAsia="Arial" w:cs="Arial"/>
            <w:strike w:val="0"/>
            <w:dstrike w:val="0"/>
            <w:noProof w:val="0"/>
            <w:sz w:val="22"/>
            <w:szCs w:val="22"/>
            <w:lang w:val="en-GB"/>
          </w:rPr>
          <w:t xml:space="preserve">, </w:t>
        </w:r>
        <w:r w:rsidRPr="72820BB4" w:rsidR="72820BB4">
          <w:rPr>
            <w:rStyle w:val="Hyperlink"/>
            <w:rFonts w:ascii="Arial" w:hAnsi="Arial" w:eastAsia="Arial" w:cs="Arial"/>
            <w:i w:val="1"/>
            <w:iCs w:val="1"/>
            <w:strike w:val="0"/>
            <w:dstrike w:val="0"/>
            <w:noProof w:val="0"/>
            <w:sz w:val="22"/>
            <w:szCs w:val="22"/>
            <w:lang w:val="en-GB"/>
          </w:rPr>
          <w:t>65</w:t>
        </w:r>
        <w:r w:rsidRPr="72820BB4" w:rsidR="72820BB4">
          <w:rPr>
            <w:rStyle w:val="Hyperlink"/>
            <w:rFonts w:ascii="Arial" w:hAnsi="Arial" w:eastAsia="Arial" w:cs="Arial"/>
            <w:strike w:val="0"/>
            <w:dstrike w:val="0"/>
            <w:noProof w:val="0"/>
            <w:color w:val="000000" w:themeColor="text1" w:themeTint="FF" w:themeShade="FF"/>
            <w:sz w:val="22"/>
            <w:szCs w:val="22"/>
            <w:u w:val="none"/>
            <w:lang w:val="en-GB"/>
          </w:rPr>
          <w:t>(21), 14366–14390. https://doi.org/10.1021/acs.jmedchem.2c00441</w:t>
        </w:r>
      </w:hyperlink>
    </w:p>
    <w:p w:rsidR="72820BB4" w:rsidP="72820BB4" w:rsidRDefault="72820BB4" w14:paraId="5B44F76D" w14:textId="214E6D6C">
      <w:pPr>
        <w:pStyle w:val="Normal"/>
        <w:spacing w:before="0" w:beforeAutospacing="off" w:after="0" w:afterAutospacing="off"/>
        <w:ind w:left="720" w:hanging="720"/>
        <w:rPr>
          <w:rFonts w:ascii="Arial" w:hAnsi="Arial" w:eastAsia="Arial" w:cs="Arial"/>
          <w:strike w:val="0"/>
          <w:dstrike w:val="0"/>
          <w:noProof w:val="0"/>
          <w:color w:val="000000" w:themeColor="text1" w:themeTint="FF" w:themeShade="FF"/>
          <w:sz w:val="22"/>
          <w:szCs w:val="22"/>
          <w:u w:val="none"/>
          <w:lang w:val="en-GB"/>
        </w:rPr>
      </w:pPr>
    </w:p>
    <w:p w:rsidR="72820BB4" w:rsidP="72820BB4" w:rsidRDefault="72820BB4" w14:paraId="0E929FFD" w14:textId="24640C0B">
      <w:pPr>
        <w:spacing w:before="0" w:beforeAutospacing="off" w:after="0" w:afterAutospacing="off"/>
        <w:ind w:left="720" w:hanging="720"/>
      </w:pPr>
      <w:hyperlink r:id="Rbf3e918b41bb4b65">
        <w:r w:rsidRPr="72820BB4" w:rsidR="72820BB4">
          <w:rPr>
            <w:rStyle w:val="Hyperlink"/>
            <w:rFonts w:ascii="Arial" w:hAnsi="Arial" w:eastAsia="Arial" w:cs="Arial"/>
            <w:strike w:val="0"/>
            <w:dstrike w:val="0"/>
            <w:noProof w:val="0"/>
            <w:sz w:val="22"/>
            <w:szCs w:val="22"/>
            <w:lang w:val="en-GB"/>
          </w:rPr>
          <w:t xml:space="preserve">Hajare, S. T., Chekol, Y., &amp; Chauhan, N. M. (2022). Assessment of prevalence of Giardia lamblia infection and its associated factors among government elementary school children from Sidama zone, SNNPR, Ethiopia. </w:t>
        </w:r>
        <w:r w:rsidRPr="72820BB4" w:rsidR="72820BB4">
          <w:rPr>
            <w:rStyle w:val="Hyperlink"/>
            <w:rFonts w:ascii="Arial" w:hAnsi="Arial" w:eastAsia="Arial" w:cs="Arial"/>
            <w:i w:val="1"/>
            <w:iCs w:val="1"/>
            <w:strike w:val="0"/>
            <w:dstrike w:val="0"/>
            <w:noProof w:val="0"/>
            <w:sz w:val="22"/>
            <w:szCs w:val="22"/>
            <w:lang w:val="en-GB"/>
          </w:rPr>
          <w:t>PloS One</w:t>
        </w:r>
        <w:r w:rsidRPr="72820BB4" w:rsidR="72820BB4">
          <w:rPr>
            <w:rStyle w:val="Hyperlink"/>
            <w:rFonts w:ascii="Arial" w:hAnsi="Arial" w:eastAsia="Arial" w:cs="Arial"/>
            <w:strike w:val="0"/>
            <w:dstrike w:val="0"/>
            <w:noProof w:val="0"/>
            <w:sz w:val="22"/>
            <w:szCs w:val="22"/>
            <w:lang w:val="en-GB"/>
          </w:rPr>
          <w:t xml:space="preserve">, </w:t>
        </w:r>
        <w:r w:rsidRPr="72820BB4" w:rsidR="72820BB4">
          <w:rPr>
            <w:rStyle w:val="Hyperlink"/>
            <w:rFonts w:ascii="Arial" w:hAnsi="Arial" w:eastAsia="Arial" w:cs="Arial"/>
            <w:i w:val="1"/>
            <w:iCs w:val="1"/>
            <w:strike w:val="0"/>
            <w:dstrike w:val="0"/>
            <w:noProof w:val="0"/>
            <w:sz w:val="22"/>
            <w:szCs w:val="22"/>
            <w:lang w:val="en-GB"/>
          </w:rPr>
          <w:t>17</w:t>
        </w:r>
        <w:r w:rsidRPr="72820BB4" w:rsidR="72820BB4">
          <w:rPr>
            <w:rStyle w:val="Hyperlink"/>
            <w:rFonts w:ascii="Arial" w:hAnsi="Arial" w:eastAsia="Arial" w:cs="Arial"/>
            <w:strike w:val="0"/>
            <w:dstrike w:val="0"/>
            <w:noProof w:val="0"/>
            <w:color w:val="000000" w:themeColor="text1" w:themeTint="FF" w:themeShade="FF"/>
            <w:sz w:val="22"/>
            <w:szCs w:val="22"/>
            <w:u w:val="none"/>
            <w:lang w:val="en-GB"/>
          </w:rPr>
          <w:t>(3), e0264812. https://doi.org/10.1371/journal.pone.0264812</w:t>
        </w:r>
      </w:hyperlink>
    </w:p>
    <w:p w:rsidR="72820BB4" w:rsidP="72820BB4" w:rsidRDefault="72820BB4" w14:paraId="09309C13" w14:textId="0D9CA2E3">
      <w:pPr>
        <w:pStyle w:val="Normal"/>
        <w:spacing w:before="0" w:beforeAutospacing="off" w:after="0" w:afterAutospacing="off"/>
        <w:ind w:left="720" w:hanging="720"/>
        <w:rPr>
          <w:rFonts w:ascii="Arial" w:hAnsi="Arial" w:eastAsia="Arial" w:cs="Arial"/>
          <w:strike w:val="0"/>
          <w:dstrike w:val="0"/>
          <w:noProof w:val="0"/>
          <w:color w:val="000000" w:themeColor="text1" w:themeTint="FF" w:themeShade="FF"/>
          <w:sz w:val="22"/>
          <w:szCs w:val="22"/>
          <w:u w:val="none"/>
          <w:lang w:val="en-GB"/>
        </w:rPr>
      </w:pPr>
    </w:p>
    <w:p w:rsidR="72820BB4" w:rsidP="72820BB4" w:rsidRDefault="72820BB4" w14:paraId="587E9B4B" w14:textId="42404ADF">
      <w:pPr>
        <w:spacing w:before="0" w:beforeAutospacing="off" w:after="0" w:afterAutospacing="off"/>
        <w:ind w:left="720" w:hanging="720"/>
      </w:pPr>
      <w:hyperlink r:id="R3dc8ddd389ba47bc">
        <w:r w:rsidRPr="72820BB4" w:rsidR="72820BB4">
          <w:rPr>
            <w:rStyle w:val="Hyperlink"/>
            <w:rFonts w:ascii="Arial" w:hAnsi="Arial" w:eastAsia="Arial" w:cs="Arial"/>
            <w:strike w:val="0"/>
            <w:dstrike w:val="0"/>
            <w:noProof w:val="0"/>
            <w:sz w:val="22"/>
            <w:szCs w:val="22"/>
            <w:lang w:val="en-GB"/>
          </w:rPr>
          <w:t xml:space="preserve">Han, J., &amp; Collins, L. J. (2012). Reconstruction of Sugar Metabolic Pathways of Giardia lamblia. </w:t>
        </w:r>
        <w:r w:rsidRPr="72820BB4" w:rsidR="72820BB4">
          <w:rPr>
            <w:rStyle w:val="Hyperlink"/>
            <w:rFonts w:ascii="Arial" w:hAnsi="Arial" w:eastAsia="Arial" w:cs="Arial"/>
            <w:i w:val="1"/>
            <w:iCs w:val="1"/>
            <w:strike w:val="0"/>
            <w:dstrike w:val="0"/>
            <w:noProof w:val="0"/>
            <w:sz w:val="22"/>
            <w:szCs w:val="22"/>
            <w:lang w:val="en-GB"/>
          </w:rPr>
          <w:t>International Journal of Proteomics</w:t>
        </w:r>
        <w:r w:rsidRPr="72820BB4" w:rsidR="72820BB4">
          <w:rPr>
            <w:rStyle w:val="Hyperlink"/>
            <w:rFonts w:ascii="Arial" w:hAnsi="Arial" w:eastAsia="Arial" w:cs="Arial"/>
            <w:strike w:val="0"/>
            <w:dstrike w:val="0"/>
            <w:noProof w:val="0"/>
            <w:sz w:val="22"/>
            <w:szCs w:val="22"/>
            <w:lang w:val="en-GB"/>
          </w:rPr>
          <w:t xml:space="preserve">, </w:t>
        </w:r>
        <w:r w:rsidRPr="72820BB4" w:rsidR="72820BB4">
          <w:rPr>
            <w:rStyle w:val="Hyperlink"/>
            <w:rFonts w:ascii="Arial" w:hAnsi="Arial" w:eastAsia="Arial" w:cs="Arial"/>
            <w:i w:val="1"/>
            <w:iCs w:val="1"/>
            <w:strike w:val="0"/>
            <w:dstrike w:val="0"/>
            <w:noProof w:val="0"/>
            <w:sz w:val="22"/>
            <w:szCs w:val="22"/>
            <w:lang w:val="en-GB"/>
          </w:rPr>
          <w:t>2012</w:t>
        </w:r>
        <w:r w:rsidRPr="72820BB4" w:rsidR="72820BB4">
          <w:rPr>
            <w:rStyle w:val="Hyperlink"/>
            <w:rFonts w:ascii="Arial" w:hAnsi="Arial" w:eastAsia="Arial" w:cs="Arial"/>
            <w:strike w:val="0"/>
            <w:dstrike w:val="0"/>
            <w:noProof w:val="0"/>
            <w:color w:val="000000" w:themeColor="text1" w:themeTint="FF" w:themeShade="FF"/>
            <w:sz w:val="22"/>
            <w:szCs w:val="22"/>
            <w:u w:val="none"/>
            <w:lang w:val="en-GB"/>
          </w:rPr>
          <w:t>, 980829. https://doi.org/10.1155/2012/980829</w:t>
        </w:r>
      </w:hyperlink>
    </w:p>
    <w:p w:rsidR="72820BB4" w:rsidP="72820BB4" w:rsidRDefault="72820BB4" w14:paraId="61E4283A" w14:textId="58284018">
      <w:pPr>
        <w:pStyle w:val="Normal"/>
        <w:spacing w:before="0" w:beforeAutospacing="off" w:after="0" w:afterAutospacing="off"/>
        <w:ind w:left="720" w:hanging="720"/>
        <w:rPr>
          <w:rFonts w:ascii="Arial" w:hAnsi="Arial" w:eastAsia="Arial" w:cs="Arial"/>
          <w:strike w:val="0"/>
          <w:dstrike w:val="0"/>
          <w:noProof w:val="0"/>
          <w:color w:val="000000" w:themeColor="text1" w:themeTint="FF" w:themeShade="FF"/>
          <w:sz w:val="22"/>
          <w:szCs w:val="22"/>
          <w:u w:val="none"/>
          <w:lang w:val="en-GB"/>
        </w:rPr>
      </w:pPr>
    </w:p>
    <w:p w:rsidR="72820BB4" w:rsidP="72820BB4" w:rsidRDefault="72820BB4" w14:paraId="018A9A8F" w14:textId="57483027">
      <w:pPr>
        <w:spacing w:before="0" w:beforeAutospacing="off" w:after="0" w:afterAutospacing="off"/>
        <w:ind w:left="720" w:hanging="720"/>
      </w:pPr>
      <w:hyperlink r:id="R26a69310eb3c4370">
        <w:r w:rsidRPr="72820BB4" w:rsidR="72820BB4">
          <w:rPr>
            <w:rStyle w:val="Hyperlink"/>
            <w:rFonts w:ascii="Arial" w:hAnsi="Arial" w:eastAsia="Arial" w:cs="Arial"/>
            <w:strike w:val="0"/>
            <w:dstrike w:val="0"/>
            <w:noProof w:val="0"/>
            <w:sz w:val="22"/>
            <w:szCs w:val="22"/>
            <w:lang w:val="en-GB"/>
          </w:rPr>
          <w:t xml:space="preserve">Holm, L. (2020). DALI and the persistence of protein shape. </w:t>
        </w:r>
        <w:r w:rsidRPr="72820BB4" w:rsidR="72820BB4">
          <w:rPr>
            <w:rStyle w:val="Hyperlink"/>
            <w:rFonts w:ascii="Arial" w:hAnsi="Arial" w:eastAsia="Arial" w:cs="Arial"/>
            <w:i w:val="1"/>
            <w:iCs w:val="1"/>
            <w:strike w:val="0"/>
            <w:dstrike w:val="0"/>
            <w:noProof w:val="0"/>
            <w:sz w:val="22"/>
            <w:szCs w:val="22"/>
            <w:lang w:val="en-GB"/>
          </w:rPr>
          <w:t>Protein Science</w:t>
        </w:r>
        <w:r w:rsidRPr="72820BB4" w:rsidR="72820BB4">
          <w:rPr>
            <w:rStyle w:val="Hyperlink"/>
            <w:rFonts w:ascii="Arial" w:hAnsi="Arial" w:eastAsia="Arial" w:cs="Arial"/>
            <w:strike w:val="0"/>
            <w:dstrike w:val="0"/>
            <w:noProof w:val="0"/>
            <w:sz w:val="22"/>
            <w:szCs w:val="22"/>
            <w:lang w:val="en-GB"/>
          </w:rPr>
          <w:t xml:space="preserve">, </w:t>
        </w:r>
        <w:r w:rsidRPr="72820BB4" w:rsidR="72820BB4">
          <w:rPr>
            <w:rStyle w:val="Hyperlink"/>
            <w:rFonts w:ascii="Arial" w:hAnsi="Arial" w:eastAsia="Arial" w:cs="Arial"/>
            <w:i w:val="1"/>
            <w:iCs w:val="1"/>
            <w:strike w:val="0"/>
            <w:dstrike w:val="0"/>
            <w:noProof w:val="0"/>
            <w:sz w:val="22"/>
            <w:szCs w:val="22"/>
            <w:lang w:val="en-GB"/>
          </w:rPr>
          <w:t>29</w:t>
        </w:r>
        <w:r w:rsidRPr="72820BB4" w:rsidR="72820BB4">
          <w:rPr>
            <w:rStyle w:val="Hyperlink"/>
            <w:rFonts w:ascii="Arial" w:hAnsi="Arial" w:eastAsia="Arial" w:cs="Arial"/>
            <w:strike w:val="0"/>
            <w:dstrike w:val="0"/>
            <w:noProof w:val="0"/>
            <w:color w:val="000000" w:themeColor="text1" w:themeTint="FF" w:themeShade="FF"/>
            <w:sz w:val="22"/>
            <w:szCs w:val="22"/>
            <w:u w:val="none"/>
            <w:lang w:val="en-GB"/>
          </w:rPr>
          <w:t>(1), 128–140. https://doi.org/10.1002/pro.3749</w:t>
        </w:r>
      </w:hyperlink>
    </w:p>
    <w:p w:rsidR="72820BB4" w:rsidP="72820BB4" w:rsidRDefault="72820BB4" w14:paraId="583C5E78" w14:textId="1657AE54">
      <w:pPr>
        <w:pStyle w:val="Normal"/>
        <w:spacing w:before="0" w:beforeAutospacing="off" w:after="0" w:afterAutospacing="off"/>
        <w:ind w:left="720" w:hanging="720"/>
        <w:rPr>
          <w:rFonts w:ascii="Arial" w:hAnsi="Arial" w:eastAsia="Arial" w:cs="Arial"/>
          <w:strike w:val="0"/>
          <w:dstrike w:val="0"/>
          <w:noProof w:val="0"/>
          <w:color w:val="000000" w:themeColor="text1" w:themeTint="FF" w:themeShade="FF"/>
          <w:sz w:val="22"/>
          <w:szCs w:val="22"/>
          <w:u w:val="none"/>
          <w:lang w:val="en-GB"/>
        </w:rPr>
      </w:pPr>
    </w:p>
    <w:p w:rsidR="72820BB4" w:rsidP="72820BB4" w:rsidRDefault="72820BB4" w14:paraId="6CB70179" w14:textId="644004B0">
      <w:pPr>
        <w:spacing w:before="0" w:beforeAutospacing="off" w:after="0" w:afterAutospacing="off"/>
        <w:ind w:left="720" w:hanging="720"/>
      </w:pPr>
      <w:hyperlink r:id="R632762856fdf4a4c">
        <w:r w:rsidRPr="72820BB4" w:rsidR="72820BB4">
          <w:rPr>
            <w:rStyle w:val="Hyperlink"/>
            <w:rFonts w:ascii="Arial" w:hAnsi="Arial" w:eastAsia="Arial" w:cs="Arial"/>
            <w:strike w:val="0"/>
            <w:dstrike w:val="0"/>
            <w:noProof w:val="0"/>
            <w:sz w:val="22"/>
            <w:szCs w:val="22"/>
            <w:lang w:val="en-GB"/>
          </w:rPr>
          <w:t xml:space="preserve">Hutson, S. (2001). Structure and function of branched chain aminotransferases. </w:t>
        </w:r>
        <w:r w:rsidRPr="72820BB4" w:rsidR="72820BB4">
          <w:rPr>
            <w:rStyle w:val="Hyperlink"/>
            <w:rFonts w:ascii="Arial" w:hAnsi="Arial" w:eastAsia="Arial" w:cs="Arial"/>
            <w:i w:val="1"/>
            <w:iCs w:val="1"/>
            <w:strike w:val="0"/>
            <w:dstrike w:val="0"/>
            <w:noProof w:val="0"/>
            <w:sz w:val="22"/>
            <w:szCs w:val="22"/>
            <w:lang w:val="en-GB"/>
          </w:rPr>
          <w:t>Progress in Nucleic Acid Research and Molecular Biology</w:t>
        </w:r>
        <w:r w:rsidRPr="72820BB4" w:rsidR="72820BB4">
          <w:rPr>
            <w:rStyle w:val="Hyperlink"/>
            <w:rFonts w:ascii="Arial" w:hAnsi="Arial" w:eastAsia="Arial" w:cs="Arial"/>
            <w:strike w:val="0"/>
            <w:dstrike w:val="0"/>
            <w:noProof w:val="0"/>
            <w:sz w:val="22"/>
            <w:szCs w:val="22"/>
            <w:lang w:val="en-GB"/>
          </w:rPr>
          <w:t xml:space="preserve">, </w:t>
        </w:r>
        <w:r w:rsidRPr="72820BB4" w:rsidR="72820BB4">
          <w:rPr>
            <w:rStyle w:val="Hyperlink"/>
            <w:rFonts w:ascii="Arial" w:hAnsi="Arial" w:eastAsia="Arial" w:cs="Arial"/>
            <w:i w:val="1"/>
            <w:iCs w:val="1"/>
            <w:strike w:val="0"/>
            <w:dstrike w:val="0"/>
            <w:noProof w:val="0"/>
            <w:sz w:val="22"/>
            <w:szCs w:val="22"/>
            <w:lang w:val="en-GB"/>
          </w:rPr>
          <w:t>70</w:t>
        </w:r>
        <w:r w:rsidRPr="72820BB4" w:rsidR="72820BB4">
          <w:rPr>
            <w:rStyle w:val="Hyperlink"/>
            <w:rFonts w:ascii="Arial" w:hAnsi="Arial" w:eastAsia="Arial" w:cs="Arial"/>
            <w:strike w:val="0"/>
            <w:dstrike w:val="0"/>
            <w:noProof w:val="0"/>
            <w:color w:val="000000" w:themeColor="text1" w:themeTint="FF" w:themeShade="FF"/>
            <w:sz w:val="22"/>
            <w:szCs w:val="22"/>
            <w:u w:val="none"/>
            <w:lang w:val="en-GB"/>
          </w:rPr>
          <w:t>, 175–206. https://doi.org/10.1016/s0079-6603(01)70017-7</w:t>
        </w:r>
      </w:hyperlink>
    </w:p>
    <w:p w:rsidR="72820BB4" w:rsidP="72820BB4" w:rsidRDefault="72820BB4" w14:paraId="1BB3CBEB" w14:textId="54C91F22">
      <w:pPr>
        <w:pStyle w:val="Normal"/>
        <w:spacing w:before="0" w:beforeAutospacing="off" w:after="0" w:afterAutospacing="off"/>
        <w:ind w:left="720" w:hanging="720"/>
        <w:rPr>
          <w:rFonts w:ascii="Arial" w:hAnsi="Arial" w:eastAsia="Arial" w:cs="Arial"/>
          <w:strike w:val="0"/>
          <w:dstrike w:val="0"/>
          <w:noProof w:val="0"/>
          <w:color w:val="000000" w:themeColor="text1" w:themeTint="FF" w:themeShade="FF"/>
          <w:sz w:val="22"/>
          <w:szCs w:val="22"/>
          <w:u w:val="none"/>
          <w:lang w:val="en-GB"/>
        </w:rPr>
      </w:pPr>
    </w:p>
    <w:p w:rsidR="72820BB4" w:rsidP="72820BB4" w:rsidRDefault="72820BB4" w14:paraId="650C0EF0" w14:textId="27212E8F">
      <w:pPr>
        <w:spacing w:before="0" w:beforeAutospacing="off" w:after="0" w:afterAutospacing="off"/>
        <w:ind w:left="720" w:hanging="720"/>
      </w:pPr>
      <w:hyperlink r:id="R935ce8917bfb4e73">
        <w:r w:rsidRPr="72820BB4" w:rsidR="72820BB4">
          <w:rPr>
            <w:rStyle w:val="Hyperlink"/>
            <w:rFonts w:ascii="Arial" w:hAnsi="Arial" w:eastAsia="Arial" w:cs="Arial"/>
            <w:strike w:val="0"/>
            <w:dstrike w:val="0"/>
            <w:noProof w:val="0"/>
            <w:sz w:val="22"/>
            <w:szCs w:val="22"/>
            <w:lang w:val="en-GB"/>
          </w:rPr>
          <w:t xml:space="preserve">Liu, Y., Yang, X., Gan, J., Chen, S., Xiao, Z.-X., &amp; Cao, Y. (2022). CB-Dock2: Improved protein-ligand blind docking by integrating cavity detection, docking and homologous template fitting. </w:t>
        </w:r>
        <w:r w:rsidRPr="72820BB4" w:rsidR="72820BB4">
          <w:rPr>
            <w:rStyle w:val="Hyperlink"/>
            <w:rFonts w:ascii="Arial" w:hAnsi="Arial" w:eastAsia="Arial" w:cs="Arial"/>
            <w:i w:val="1"/>
            <w:iCs w:val="1"/>
            <w:strike w:val="0"/>
            <w:dstrike w:val="0"/>
            <w:noProof w:val="0"/>
            <w:sz w:val="22"/>
            <w:szCs w:val="22"/>
            <w:lang w:val="en-GB"/>
          </w:rPr>
          <w:t>Nucleic Acids Research</w:t>
        </w:r>
        <w:r w:rsidRPr="72820BB4" w:rsidR="72820BB4">
          <w:rPr>
            <w:rStyle w:val="Hyperlink"/>
            <w:rFonts w:ascii="Arial" w:hAnsi="Arial" w:eastAsia="Arial" w:cs="Arial"/>
            <w:strike w:val="0"/>
            <w:dstrike w:val="0"/>
            <w:noProof w:val="0"/>
            <w:sz w:val="22"/>
            <w:szCs w:val="22"/>
            <w:lang w:val="en-GB"/>
          </w:rPr>
          <w:t xml:space="preserve">, </w:t>
        </w:r>
        <w:r w:rsidRPr="72820BB4" w:rsidR="72820BB4">
          <w:rPr>
            <w:rStyle w:val="Hyperlink"/>
            <w:rFonts w:ascii="Arial" w:hAnsi="Arial" w:eastAsia="Arial" w:cs="Arial"/>
            <w:i w:val="1"/>
            <w:iCs w:val="1"/>
            <w:strike w:val="0"/>
            <w:dstrike w:val="0"/>
            <w:noProof w:val="0"/>
            <w:sz w:val="22"/>
            <w:szCs w:val="22"/>
            <w:lang w:val="en-GB"/>
          </w:rPr>
          <w:t>50</w:t>
        </w:r>
        <w:r w:rsidRPr="72820BB4" w:rsidR="72820BB4">
          <w:rPr>
            <w:rStyle w:val="Hyperlink"/>
            <w:rFonts w:ascii="Arial" w:hAnsi="Arial" w:eastAsia="Arial" w:cs="Arial"/>
            <w:strike w:val="0"/>
            <w:dstrike w:val="0"/>
            <w:noProof w:val="0"/>
            <w:color w:val="000000" w:themeColor="text1" w:themeTint="FF" w:themeShade="FF"/>
            <w:sz w:val="22"/>
            <w:szCs w:val="22"/>
            <w:u w:val="none"/>
            <w:lang w:val="en-GB"/>
          </w:rPr>
          <w:t>(W1), W159–W164. https://doi.org/10.1093/nar/gkac394</w:t>
        </w:r>
      </w:hyperlink>
    </w:p>
    <w:p w:rsidR="72820BB4" w:rsidP="72820BB4" w:rsidRDefault="72820BB4" w14:paraId="56E48685" w14:textId="1091618A">
      <w:pPr>
        <w:pStyle w:val="Normal"/>
        <w:spacing w:before="0" w:beforeAutospacing="off" w:after="0" w:afterAutospacing="off"/>
        <w:ind w:left="720" w:hanging="720"/>
        <w:rPr>
          <w:rFonts w:ascii="Arial" w:hAnsi="Arial" w:eastAsia="Arial" w:cs="Arial"/>
          <w:strike w:val="0"/>
          <w:dstrike w:val="0"/>
          <w:noProof w:val="0"/>
          <w:color w:val="000000" w:themeColor="text1" w:themeTint="FF" w:themeShade="FF"/>
          <w:sz w:val="22"/>
          <w:szCs w:val="22"/>
          <w:u w:val="none"/>
          <w:lang w:val="en-GB"/>
        </w:rPr>
      </w:pPr>
    </w:p>
    <w:p w:rsidR="72820BB4" w:rsidP="72820BB4" w:rsidRDefault="72820BB4" w14:paraId="5F4596A6" w14:textId="59684DC4">
      <w:pPr>
        <w:spacing w:before="0" w:beforeAutospacing="off" w:after="0" w:afterAutospacing="off"/>
        <w:ind w:left="720" w:hanging="720"/>
      </w:pPr>
      <w:hyperlink r:id="R18560a021bc240e4">
        <w:r w:rsidRPr="72820BB4" w:rsidR="72820BB4">
          <w:rPr>
            <w:rStyle w:val="Hyperlink"/>
            <w:rFonts w:ascii="Arial" w:hAnsi="Arial" w:eastAsia="Arial" w:cs="Arial"/>
            <w:strike w:val="0"/>
            <w:dstrike w:val="0"/>
            <w:noProof w:val="0"/>
            <w:sz w:val="22"/>
            <w:szCs w:val="22"/>
            <w:lang w:val="en-GB"/>
          </w:rPr>
          <w:t xml:space="preserve">Percudani, R., &amp; Peracchi, A. (2003). A genomic overview of pyridoxal-phosphate-dependent enzymes. </w:t>
        </w:r>
        <w:r w:rsidRPr="72820BB4" w:rsidR="72820BB4">
          <w:rPr>
            <w:rStyle w:val="Hyperlink"/>
            <w:rFonts w:ascii="Arial" w:hAnsi="Arial" w:eastAsia="Arial" w:cs="Arial"/>
            <w:i w:val="1"/>
            <w:iCs w:val="1"/>
            <w:strike w:val="0"/>
            <w:dstrike w:val="0"/>
            <w:noProof w:val="0"/>
            <w:sz w:val="22"/>
            <w:szCs w:val="22"/>
            <w:lang w:val="en-GB"/>
          </w:rPr>
          <w:t>EMBO Reports</w:t>
        </w:r>
        <w:r w:rsidRPr="72820BB4" w:rsidR="72820BB4">
          <w:rPr>
            <w:rStyle w:val="Hyperlink"/>
            <w:rFonts w:ascii="Arial" w:hAnsi="Arial" w:eastAsia="Arial" w:cs="Arial"/>
            <w:strike w:val="0"/>
            <w:dstrike w:val="0"/>
            <w:noProof w:val="0"/>
            <w:sz w:val="22"/>
            <w:szCs w:val="22"/>
            <w:lang w:val="en-GB"/>
          </w:rPr>
          <w:t xml:space="preserve">, </w:t>
        </w:r>
        <w:r w:rsidRPr="72820BB4" w:rsidR="72820BB4">
          <w:rPr>
            <w:rStyle w:val="Hyperlink"/>
            <w:rFonts w:ascii="Arial" w:hAnsi="Arial" w:eastAsia="Arial" w:cs="Arial"/>
            <w:i w:val="1"/>
            <w:iCs w:val="1"/>
            <w:strike w:val="0"/>
            <w:dstrike w:val="0"/>
            <w:noProof w:val="0"/>
            <w:sz w:val="22"/>
            <w:szCs w:val="22"/>
            <w:lang w:val="en-GB"/>
          </w:rPr>
          <w:t>4</w:t>
        </w:r>
        <w:r w:rsidRPr="72820BB4" w:rsidR="72820BB4">
          <w:rPr>
            <w:rStyle w:val="Hyperlink"/>
            <w:rFonts w:ascii="Arial" w:hAnsi="Arial" w:eastAsia="Arial" w:cs="Arial"/>
            <w:strike w:val="0"/>
            <w:dstrike w:val="0"/>
            <w:noProof w:val="0"/>
            <w:color w:val="000000" w:themeColor="text1" w:themeTint="FF" w:themeShade="FF"/>
            <w:sz w:val="22"/>
            <w:szCs w:val="22"/>
            <w:u w:val="none"/>
            <w:lang w:val="en-GB"/>
          </w:rPr>
          <w:t>(9), 850–854. https://doi.org/10.1038/sj.embor.embor914</w:t>
        </w:r>
      </w:hyperlink>
    </w:p>
    <w:p w:rsidR="72820BB4" w:rsidP="72820BB4" w:rsidRDefault="72820BB4" w14:paraId="72B120AA" w14:textId="15BE73B2">
      <w:pPr>
        <w:pStyle w:val="Normal"/>
        <w:spacing w:before="0" w:beforeAutospacing="off" w:after="0" w:afterAutospacing="off"/>
        <w:ind w:left="720" w:hanging="720"/>
        <w:rPr>
          <w:rFonts w:ascii="Arial" w:hAnsi="Arial" w:eastAsia="Arial" w:cs="Arial"/>
          <w:strike w:val="0"/>
          <w:dstrike w:val="0"/>
          <w:noProof w:val="0"/>
          <w:color w:val="000000" w:themeColor="text1" w:themeTint="FF" w:themeShade="FF"/>
          <w:sz w:val="22"/>
          <w:szCs w:val="22"/>
          <w:u w:val="none"/>
          <w:lang w:val="en-GB"/>
        </w:rPr>
      </w:pPr>
    </w:p>
    <w:p w:rsidR="72820BB4" w:rsidP="72820BB4" w:rsidRDefault="72820BB4" w14:paraId="4C1F4493" w14:textId="7B17F744">
      <w:pPr>
        <w:spacing w:before="0" w:beforeAutospacing="off" w:after="0" w:afterAutospacing="off"/>
        <w:ind w:left="720" w:hanging="720"/>
      </w:pPr>
      <w:hyperlink r:id="R309b0761b4844584">
        <w:r w:rsidRPr="72820BB4" w:rsidR="72820BB4">
          <w:rPr>
            <w:rStyle w:val="Hyperlink"/>
            <w:rFonts w:ascii="Arial" w:hAnsi="Arial" w:eastAsia="Arial" w:cs="Arial"/>
            <w:strike w:val="0"/>
            <w:dstrike w:val="0"/>
            <w:noProof w:val="0"/>
            <w:sz w:val="22"/>
            <w:szCs w:val="22"/>
            <w:lang w:val="en-GB"/>
          </w:rPr>
          <w:t xml:space="preserve">Roura Padrosa, D., Alaux, R., Smith, P., Dreveny, I., López-Gallego, F., &amp; Paradisi, F. (2019). Enhancing PLP-Binding Capacity of Class-III ω-Transaminase by Single Residue Substitution. </w:t>
        </w:r>
        <w:r w:rsidRPr="72820BB4" w:rsidR="72820BB4">
          <w:rPr>
            <w:rStyle w:val="Hyperlink"/>
            <w:rFonts w:ascii="Arial" w:hAnsi="Arial" w:eastAsia="Arial" w:cs="Arial"/>
            <w:i w:val="1"/>
            <w:iCs w:val="1"/>
            <w:strike w:val="0"/>
            <w:dstrike w:val="0"/>
            <w:noProof w:val="0"/>
            <w:sz w:val="22"/>
            <w:szCs w:val="22"/>
            <w:lang w:val="en-GB"/>
          </w:rPr>
          <w:t>Frontiers in Bioengineering and Biotechnology</w:t>
        </w:r>
        <w:r w:rsidRPr="72820BB4" w:rsidR="72820BB4">
          <w:rPr>
            <w:rStyle w:val="Hyperlink"/>
            <w:rFonts w:ascii="Arial" w:hAnsi="Arial" w:eastAsia="Arial" w:cs="Arial"/>
            <w:strike w:val="0"/>
            <w:dstrike w:val="0"/>
            <w:noProof w:val="0"/>
            <w:sz w:val="22"/>
            <w:szCs w:val="22"/>
            <w:lang w:val="en-GB"/>
          </w:rPr>
          <w:t xml:space="preserve">, </w:t>
        </w:r>
        <w:r w:rsidRPr="72820BB4" w:rsidR="72820BB4">
          <w:rPr>
            <w:rStyle w:val="Hyperlink"/>
            <w:rFonts w:ascii="Arial" w:hAnsi="Arial" w:eastAsia="Arial" w:cs="Arial"/>
            <w:i w:val="1"/>
            <w:iCs w:val="1"/>
            <w:strike w:val="0"/>
            <w:dstrike w:val="0"/>
            <w:noProof w:val="0"/>
            <w:sz w:val="22"/>
            <w:szCs w:val="22"/>
            <w:lang w:val="en-GB"/>
          </w:rPr>
          <w:t>7</w:t>
        </w:r>
        <w:r w:rsidRPr="72820BB4" w:rsidR="72820BB4">
          <w:rPr>
            <w:rStyle w:val="Hyperlink"/>
            <w:rFonts w:ascii="Arial" w:hAnsi="Arial" w:eastAsia="Arial" w:cs="Arial"/>
            <w:strike w:val="0"/>
            <w:dstrike w:val="0"/>
            <w:noProof w:val="0"/>
            <w:color w:val="000000" w:themeColor="text1" w:themeTint="FF" w:themeShade="FF"/>
            <w:sz w:val="22"/>
            <w:szCs w:val="22"/>
            <w:u w:val="none"/>
            <w:lang w:val="en-GB"/>
          </w:rPr>
          <w:t>, 282. https://doi.org/10.3389/fbioe.2019.00282</w:t>
        </w:r>
      </w:hyperlink>
    </w:p>
    <w:p w:rsidR="72820BB4" w:rsidP="72820BB4" w:rsidRDefault="72820BB4" w14:paraId="150B9F2E" w14:textId="7107818F">
      <w:pPr>
        <w:spacing w:before="0" w:beforeAutospacing="off" w:after="0" w:afterAutospacing="off"/>
        <w:ind w:left="720" w:hanging="720"/>
      </w:pPr>
      <w:r w:rsidRPr="72820BB4" w:rsidR="72820BB4">
        <w:rPr>
          <w:rFonts w:ascii="Arial" w:hAnsi="Arial" w:eastAsia="Arial" w:cs="Arial"/>
          <w:noProof w:val="0"/>
          <w:color w:val="000000" w:themeColor="text1" w:themeTint="FF" w:themeShade="FF"/>
          <w:sz w:val="22"/>
          <w:szCs w:val="22"/>
          <w:lang w:val="en-GB"/>
        </w:rPr>
        <w:t xml:space="preserve">Soderberg, Timothy, "Organic Chemistry with a Biological Emphasis Volume I" (2019). </w:t>
      </w:r>
      <w:r w:rsidRPr="72820BB4" w:rsidR="72820BB4">
        <w:rPr>
          <w:rFonts w:ascii="Arial" w:hAnsi="Arial" w:eastAsia="Arial" w:cs="Arial"/>
          <w:i w:val="1"/>
          <w:iCs w:val="1"/>
          <w:noProof w:val="0"/>
          <w:color w:val="000000" w:themeColor="text1" w:themeTint="FF" w:themeShade="FF"/>
          <w:sz w:val="22"/>
          <w:szCs w:val="22"/>
          <w:lang w:val="en-GB"/>
        </w:rPr>
        <w:t>Chemistry Publications</w:t>
      </w:r>
      <w:r w:rsidRPr="72820BB4" w:rsidR="72820BB4">
        <w:rPr>
          <w:rFonts w:ascii="Arial" w:hAnsi="Arial" w:eastAsia="Arial" w:cs="Arial"/>
          <w:noProof w:val="0"/>
          <w:color w:val="000000" w:themeColor="text1" w:themeTint="FF" w:themeShade="FF"/>
          <w:sz w:val="22"/>
          <w:szCs w:val="22"/>
          <w:lang w:val="en-GB"/>
        </w:rPr>
        <w:t xml:space="preserve">. 1. </w:t>
      </w:r>
    </w:p>
    <w:p w:rsidR="72820BB4" w:rsidP="72820BB4" w:rsidRDefault="72820BB4" w14:paraId="4E2B33D8" w14:textId="2990BD15">
      <w:pPr>
        <w:spacing w:before="0" w:beforeAutospacing="off" w:after="0" w:afterAutospacing="off"/>
        <w:ind w:left="720" w:right="0" w:hanging="720"/>
      </w:pPr>
      <w:hyperlink r:id="R4d4f287d74df4986">
        <w:r w:rsidRPr="6C04B687" w:rsidR="6C04B687">
          <w:rPr>
            <w:rStyle w:val="Hyperlink"/>
            <w:rFonts w:ascii="Arial" w:hAnsi="Arial" w:eastAsia="Arial" w:cs="Arial"/>
            <w:noProof w:val="0"/>
            <w:sz w:val="22"/>
            <w:szCs w:val="22"/>
            <w:lang w:val="en-GB"/>
          </w:rPr>
          <w:t>https://digitalcommons.morris.umn.edu/chem_facpubs/1</w:t>
        </w:r>
      </w:hyperlink>
    </w:p>
    <w:p w:rsidR="6C04B687" w:rsidP="6C04B687" w:rsidRDefault="6C04B687" w14:paraId="28BD5F25" w14:textId="044E8711">
      <w:pPr>
        <w:pStyle w:val="Normal"/>
        <w:spacing w:before="0" w:beforeAutospacing="off" w:after="0" w:afterAutospacing="off"/>
        <w:ind w:left="720" w:right="0" w:hanging="720"/>
        <w:rPr>
          <w:rFonts w:ascii="Arial" w:hAnsi="Arial" w:eastAsia="Arial" w:cs="Arial"/>
          <w:noProof w:val="0"/>
          <w:sz w:val="22"/>
          <w:szCs w:val="22"/>
          <w:lang w:val="en-GB"/>
        </w:rPr>
      </w:pPr>
    </w:p>
    <w:p w:rsidR="72820BB4" w:rsidRDefault="72820BB4" w14:paraId="522C720B" w14:textId="7ADC2006">
      <w:hyperlink r:id="R2171241d2269413a">
        <w:r w:rsidRPr="72820BB4" w:rsidR="72820BB4">
          <w:rPr>
            <w:rStyle w:val="Hyperlink"/>
            <w:rFonts w:ascii="Arial" w:hAnsi="Arial" w:eastAsia="Arial" w:cs="Arial"/>
            <w:strike w:val="0"/>
            <w:dstrike w:val="0"/>
            <w:noProof w:val="0"/>
            <w:sz w:val="22"/>
            <w:szCs w:val="22"/>
            <w:lang w:val="en-GB"/>
          </w:rPr>
          <w:t xml:space="preserve">Tremblay, L. W., &amp; Blanchard, J. S. (2009). The 1.9 A structure of the branched-chain amino-acid transaminase (IlvE) from Mycobacterium tuberculosis. </w:t>
        </w:r>
        <w:r w:rsidRPr="72820BB4" w:rsidR="72820BB4">
          <w:rPr>
            <w:rStyle w:val="Hyperlink"/>
            <w:rFonts w:ascii="Arial" w:hAnsi="Arial" w:eastAsia="Arial" w:cs="Arial"/>
            <w:i w:val="1"/>
            <w:iCs w:val="1"/>
            <w:strike w:val="0"/>
            <w:dstrike w:val="0"/>
            <w:noProof w:val="0"/>
            <w:sz w:val="22"/>
            <w:szCs w:val="22"/>
            <w:lang w:val="en-GB"/>
          </w:rPr>
          <w:t>Acta Crystallographica. Section F, Structural Biology and Crystallization Communications</w:t>
        </w:r>
        <w:r w:rsidRPr="72820BB4" w:rsidR="72820BB4">
          <w:rPr>
            <w:rStyle w:val="Hyperlink"/>
            <w:rFonts w:ascii="Arial" w:hAnsi="Arial" w:eastAsia="Arial" w:cs="Arial"/>
            <w:strike w:val="0"/>
            <w:dstrike w:val="0"/>
            <w:noProof w:val="0"/>
            <w:sz w:val="22"/>
            <w:szCs w:val="22"/>
            <w:lang w:val="en-GB"/>
          </w:rPr>
          <w:t xml:space="preserve">, </w:t>
        </w:r>
        <w:r w:rsidRPr="72820BB4" w:rsidR="72820BB4">
          <w:rPr>
            <w:rStyle w:val="Hyperlink"/>
            <w:rFonts w:ascii="Arial" w:hAnsi="Arial" w:eastAsia="Arial" w:cs="Arial"/>
            <w:i w:val="1"/>
            <w:iCs w:val="1"/>
            <w:strike w:val="0"/>
            <w:dstrike w:val="0"/>
            <w:noProof w:val="0"/>
            <w:sz w:val="22"/>
            <w:szCs w:val="22"/>
            <w:lang w:val="en-GB"/>
          </w:rPr>
          <w:t>65</w:t>
        </w:r>
        <w:r w:rsidRPr="72820BB4" w:rsidR="72820BB4">
          <w:rPr>
            <w:rStyle w:val="Hyperlink"/>
            <w:rFonts w:ascii="Arial" w:hAnsi="Arial" w:eastAsia="Arial" w:cs="Arial"/>
            <w:strike w:val="0"/>
            <w:dstrike w:val="0"/>
            <w:noProof w:val="0"/>
            <w:sz w:val="22"/>
            <w:szCs w:val="22"/>
            <w:u w:val="none"/>
            <w:lang w:val="en-GB"/>
          </w:rPr>
          <w:t>(Pt 11), 1071–1077. https://doi.org/10.1107/S1744309109036690</w:t>
        </w:r>
      </w:hyperlink>
    </w:p>
    <w:p w:rsidR="72820BB4" w:rsidP="72820BB4" w:rsidRDefault="72820BB4" w14:paraId="08CB1865" w14:textId="5FACAFF9">
      <w:pPr>
        <w:pStyle w:val="IUCrbodytext"/>
      </w:pPr>
    </w:p>
    <w:sectPr w:rsidRPr="0046424E" w:rsidR="002B3DE4" w:rsidSect="00193806">
      <w:headerReference w:type="even" r:id="rId9"/>
      <w:headerReference w:type="default" r:id="rId10"/>
      <w:footerReference w:type="even" r:id="rId11"/>
      <w:footerReference w:type="default" r:id="rId12"/>
      <w:headerReference w:type="first" r:id="rId13"/>
      <w:footerReference w:type="first" r:id="rId14"/>
      <w:pgSz w:w="11906" w:h="16838" w:orient="portrait"/>
      <w:pgMar w:top="1440" w:right="1440" w:bottom="1440" w:left="1440" w:header="708" w:footer="708" w:gutter="0"/>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93806" w:rsidP="00FA4D40" w:rsidRDefault="00193806" w14:paraId="165C2FDD" w14:textId="77777777">
      <w:pPr>
        <w:spacing w:line="240" w:lineRule="auto"/>
      </w:pPr>
      <w:r>
        <w:separator/>
      </w:r>
    </w:p>
  </w:endnote>
  <w:endnote w:type="continuationSeparator" w:id="0">
    <w:p w:rsidR="00193806" w:rsidP="00FA4D40" w:rsidRDefault="00193806" w14:paraId="78ABFEB2"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tandard Symbols l">
    <w:altName w:val="Cambria"/>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87EB8" w:rsidRDefault="00C87EB8" w14:paraId="4D1DB571"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87EB8" w:rsidRDefault="00F90EFE" w14:paraId="06D0BB5B" w14:textId="77777777">
    <w:pPr>
      <w:pStyle w:val="Footer"/>
      <w:jc w:val="right"/>
    </w:pPr>
    <w:r>
      <w:fldChar w:fldCharType="begin"/>
    </w:r>
    <w:r w:rsidR="00C703AA">
      <w:instrText xml:space="preserve"> PAGE   \* MERGEFORMAT </w:instrText>
    </w:r>
    <w:r>
      <w:fldChar w:fldCharType="separate"/>
    </w:r>
    <w:r w:rsidR="002B3DE4">
      <w:rPr>
        <w:noProof/>
      </w:rPr>
      <w:t>2</w:t>
    </w:r>
    <w:r>
      <w:fldChar w:fldCharType="end"/>
    </w:r>
  </w:p>
  <w:p w:rsidR="00C87EB8" w:rsidRDefault="00C87EB8" w14:paraId="10B05652"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4590"/>
      <w:docPartObj>
        <w:docPartGallery w:val="Page Numbers (Bottom of Page)"/>
        <w:docPartUnique/>
      </w:docPartObj>
    </w:sdtPr>
    <w:sdtContent>
      <w:p w:rsidR="00EF3A28" w:rsidP="00A8790A" w:rsidRDefault="00D133D7" w14:paraId="4693A533" w14:textId="77777777">
        <w:pPr>
          <w:pStyle w:val="Footer"/>
          <w:pBdr>
            <w:top w:val="single" w:color="404040" w:themeColor="text1" w:themeTint="BF" w:sz="4" w:space="2"/>
            <w:left w:val="single" w:color="404040" w:themeColor="text1" w:themeTint="BF" w:sz="4" w:space="4"/>
            <w:bottom w:val="single" w:color="404040" w:themeColor="text1" w:themeTint="BF" w:sz="4" w:space="2"/>
            <w:right w:val="single" w:color="404040" w:themeColor="text1" w:themeTint="BF" w:sz="4" w:space="4"/>
          </w:pBdr>
          <w:shd w:val="clear" w:color="auto" w:fill="D9D9D9" w:themeFill="background1" w:themeFillShade="D9"/>
          <w:tabs>
            <w:tab w:val="left" w:pos="142"/>
          </w:tabs>
          <w:spacing w:line="240" w:lineRule="auto"/>
        </w:pPr>
        <w:r w:rsidRPr="00A8790A">
          <w:rPr>
            <w:rStyle w:val="IUCrsanstextgreysmall"/>
            <w:color w:val="404040" w:themeColor="text1" w:themeTint="BF"/>
          </w:rPr>
          <w:t>IMPORTANT: t</w:t>
        </w:r>
        <w:r w:rsidRPr="00A8790A" w:rsidR="0034635F">
          <w:rPr>
            <w:rStyle w:val="IUCrsanstextgreysmall"/>
            <w:color w:val="404040" w:themeColor="text1" w:themeTint="BF"/>
          </w:rPr>
          <w:t>his d</w:t>
        </w:r>
        <w:r w:rsidRPr="00A8790A" w:rsidR="00EF3A28">
          <w:rPr>
            <w:rStyle w:val="IUCrsanstextgreysmall"/>
            <w:color w:val="404040" w:themeColor="text1" w:themeTint="BF"/>
          </w:rPr>
          <w:t xml:space="preserve">ocument </w:t>
        </w:r>
        <w:r w:rsidRPr="00A8790A" w:rsidR="008A4FBB">
          <w:rPr>
            <w:rStyle w:val="IUCrsanstextgreysmall"/>
            <w:color w:val="404040" w:themeColor="text1" w:themeTint="BF"/>
          </w:rPr>
          <w:t xml:space="preserve">contains </w:t>
        </w:r>
        <w:r w:rsidRPr="00A8790A" w:rsidR="0034635F">
          <w:rPr>
            <w:rStyle w:val="IUCrsanstextgreysmall"/>
            <w:color w:val="404040" w:themeColor="text1" w:themeTint="BF"/>
          </w:rPr>
          <w:t>embedded data - to preserve d</w:t>
        </w:r>
        <w:r w:rsidRPr="00A8790A" w:rsidR="00DC1E15">
          <w:rPr>
            <w:rStyle w:val="IUCrsanstextgreysmall"/>
            <w:color w:val="404040" w:themeColor="text1" w:themeTint="BF"/>
          </w:rPr>
          <w:t>ata</w:t>
        </w:r>
        <w:r w:rsidRPr="00A8790A" w:rsidR="0034635F">
          <w:rPr>
            <w:rStyle w:val="IUCrsanstextgreysmall"/>
            <w:color w:val="404040" w:themeColor="text1" w:themeTint="BF"/>
          </w:rPr>
          <w:t xml:space="preserve"> integrity, please </w:t>
        </w:r>
        <w:r w:rsidRPr="00A8790A">
          <w:rPr>
            <w:rStyle w:val="IUCrsanstextgreysmall"/>
            <w:color w:val="404040" w:themeColor="text1" w:themeTint="BF"/>
          </w:rPr>
          <w:t>ensure where possible that</w:t>
        </w:r>
        <w:r w:rsidRPr="00A8790A" w:rsidR="0034635F">
          <w:rPr>
            <w:rStyle w:val="IUCrsanstextgreysmall"/>
            <w:color w:val="404040" w:themeColor="text1" w:themeTint="BF"/>
          </w:rPr>
          <w:t xml:space="preserve"> the </w:t>
        </w:r>
        <w:proofErr w:type="spellStart"/>
        <w:r w:rsidRPr="00A8790A" w:rsidR="00EF3A28">
          <w:rPr>
            <w:rStyle w:val="IUCrsanstextgreysmall"/>
            <w:color w:val="404040" w:themeColor="text1" w:themeTint="BF"/>
          </w:rPr>
          <w:t>IUCr</w:t>
        </w:r>
        <w:proofErr w:type="spellEnd"/>
        <w:r w:rsidRPr="00A8790A" w:rsidR="00EF3A28">
          <w:rPr>
            <w:rStyle w:val="IUCrsanstextgreysmall"/>
            <w:color w:val="404040" w:themeColor="text1" w:themeTint="BF"/>
          </w:rPr>
          <w:t xml:space="preserve"> Word tools </w:t>
        </w:r>
        <w:r w:rsidRPr="00A8790A">
          <w:rPr>
            <w:rStyle w:val="IUCrsanstextgreysmall"/>
            <w:color w:val="404040" w:themeColor="text1" w:themeTint="BF"/>
          </w:rPr>
          <w:t xml:space="preserve">(available from http://journals.iucr.org/services/docxtemplate/) are installed </w:t>
        </w:r>
        <w:r w:rsidRPr="00A8790A" w:rsidR="0034635F">
          <w:rPr>
            <w:rStyle w:val="IUCrsanstextgreysmall"/>
            <w:color w:val="404040" w:themeColor="text1" w:themeTint="BF"/>
          </w:rPr>
          <w:t>when editing</w:t>
        </w:r>
        <w:r w:rsidRPr="00A8790A">
          <w:rPr>
            <w:rStyle w:val="IUCrsanstextgreysmall"/>
            <w:color w:val="404040" w:themeColor="text1" w:themeTint="BF"/>
          </w:rPr>
          <w:t xml:space="preserve"> this document.</w:t>
        </w:r>
        <w:r w:rsidR="00EF3A28">
          <w:tab/>
        </w:r>
        <w:r w:rsidR="00EF3A28">
          <w:tab/>
        </w:r>
        <w:r w:rsidR="00C87EB8">
          <w:fldChar w:fldCharType="begin"/>
        </w:r>
        <w:r w:rsidR="00C87EB8">
          <w:instrText xml:space="preserve"> PAGE   \* MERGEFORMAT </w:instrText>
        </w:r>
        <w:r w:rsidR="00C87EB8">
          <w:fldChar w:fldCharType="separate"/>
        </w:r>
        <w:r w:rsidR="00A26290">
          <w:rPr>
            <w:noProof/>
          </w:rPr>
          <w:t>1</w:t>
        </w:r>
        <w:r w:rsidR="00C87EB8">
          <w:rPr>
            <w:noProof/>
          </w:rPr>
          <w:fldChar w:fldCharType="end"/>
        </w:r>
      </w:p>
    </w:sdtContent>
  </w:sdt>
  <w:p w:rsidR="00EF3A28" w:rsidRDefault="00EF3A28" w14:paraId="29357BF5"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93806" w:rsidP="00FA4D40" w:rsidRDefault="00193806" w14:paraId="7631CF3B" w14:textId="77777777">
      <w:pPr>
        <w:spacing w:line="240" w:lineRule="auto"/>
      </w:pPr>
      <w:r>
        <w:separator/>
      </w:r>
    </w:p>
  </w:footnote>
  <w:footnote w:type="continuationSeparator" w:id="0">
    <w:p w:rsidR="00193806" w:rsidP="00FA4D40" w:rsidRDefault="00193806" w14:paraId="2FE4EF51"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87EB8" w:rsidRDefault="00C87EB8" w14:paraId="37F9CD33"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87EB8" w:rsidRDefault="00F90EFE" w14:paraId="4BD0DDB5" w14:textId="5BF26E58">
    <w:pPr>
      <w:pStyle w:val="IUCrsansparagraph"/>
      <w:pBdr>
        <w:bottom w:val="single" w:color="auto" w:sz="4" w:space="1"/>
      </w:pBdr>
      <w:tabs>
        <w:tab w:val="right" w:pos="9026"/>
      </w:tabs>
    </w:pPr>
    <w:r>
      <w:rPr>
        <w:rFonts w:eastAsia="MS Gothic"/>
      </w:rPr>
      <w:fldChar w:fldCharType="begin"/>
    </w:r>
    <w:r w:rsidR="00C703AA">
      <w:rPr>
        <w:rFonts w:eastAsia="MS Gothic"/>
      </w:rPr>
      <w:instrText xml:space="preserve"> DOCVARIABLE  iucrjournal  \* MERGEFORMAT </w:instrText>
    </w:r>
    <w:r>
      <w:rPr>
        <w:rFonts w:eastAsia="MS Gothic"/>
      </w:rPr>
      <w:fldChar w:fldCharType="separate"/>
    </w:r>
    <w:r w:rsidR="00C87EB8">
      <w:rPr>
        <w:rFonts w:eastAsia="MS Gothic"/>
      </w:rPr>
      <w:t xml:space="preserve">Acta </w:t>
    </w:r>
    <w:proofErr w:type="spellStart"/>
    <w:r w:rsidR="00C87EB8">
      <w:rPr>
        <w:rFonts w:eastAsia="MS Gothic"/>
      </w:rPr>
      <w:t>Crystallographica</w:t>
    </w:r>
    <w:proofErr w:type="spellEnd"/>
    <w:r w:rsidR="00C87EB8">
      <w:rPr>
        <w:rFonts w:eastAsia="MS Gothic"/>
      </w:rPr>
      <w:t xml:space="preserve"> Section F</w:t>
    </w:r>
    <w:r>
      <w:rPr>
        <w:rFonts w:eastAsia="MS Gothic"/>
      </w:rPr>
      <w:fldChar w:fldCharType="end"/>
    </w:r>
    <w:r w:rsidR="00C703AA">
      <w:rPr>
        <w:rFonts w:eastAsia="MS Gothic"/>
      </w:rPr>
      <w:tab/>
    </w:r>
    <w:r>
      <w:rPr>
        <w:rFonts w:eastAsia="MS Gothic"/>
      </w:rPr>
      <w:fldChar w:fldCharType="begin"/>
    </w:r>
    <w:r w:rsidR="00E37CA7">
      <w:rPr>
        <w:rFonts w:eastAsia="MS Gothic"/>
      </w:rPr>
      <w:instrText xml:space="preserve"> DOCVARIABLE  iucrfield  \* MERGEFORMAT </w:instrText>
    </w:r>
    <w:r>
      <w:rPr>
        <w:rFonts w:eastAsia="MS Gothic"/>
      </w:rPr>
      <w:fldChar w:fldCharType="separate"/>
    </w:r>
    <w:r w:rsidR="00C87EB8">
      <w:rPr>
        <w:rFonts w:eastAsia="MS Gothic"/>
      </w:rPr>
      <w:t xml:space="preserve"> </w:t>
    </w:r>
    <w:r>
      <w:rPr>
        <w:rFonts w:eastAsia="MS Gothic"/>
      </w:rPr>
      <w:fldChar w:fldCharType="end"/>
    </w:r>
    <w:r w:rsidR="00E37CA7">
      <w:rPr>
        <w:rFonts w:eastAsia="MS Gothic"/>
      </w:rPr>
      <w:t xml:space="preserve">  </w:t>
    </w:r>
    <w:r>
      <w:rPr>
        <w:rFonts w:eastAsia="MS Gothic"/>
      </w:rPr>
      <w:fldChar w:fldCharType="begin"/>
    </w:r>
    <w:r w:rsidR="00C703AA">
      <w:rPr>
        <w:rFonts w:eastAsia="MS Gothic"/>
      </w:rPr>
      <w:instrText xml:space="preserve"> DOCVARIABLE  iucrcategory  \* MERGEFORMAT </w:instrText>
    </w:r>
    <w:r>
      <w:rPr>
        <w:rFonts w:eastAsia="MS Gothic"/>
      </w:rPr>
      <w:fldChar w:fldCharType="separate"/>
    </w:r>
    <w:r w:rsidR="00C87EB8">
      <w:rPr>
        <w:rFonts w:eastAsia="MS Gothic"/>
      </w:rPr>
      <w:t>research communications</w:t>
    </w:r>
    <w:r>
      <w:rPr>
        <w:rFonts w:eastAsia="MS Gothic"/>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46424E" w:rsidR="00DC1E15" w:rsidP="0046424E" w:rsidRDefault="00F90EFE" w14:paraId="1F64F1F3" w14:textId="6BF11F8F">
    <w:pPr>
      <w:pStyle w:val="IUCrsansparagraph"/>
      <w:pBdr>
        <w:bottom w:val="single" w:color="auto" w:sz="4" w:space="1"/>
      </w:pBdr>
      <w:tabs>
        <w:tab w:val="right" w:pos="9026"/>
      </w:tabs>
    </w:pPr>
    <w:r>
      <w:rPr>
        <w:rFonts w:eastAsia="MS Gothic"/>
      </w:rPr>
      <w:fldChar w:fldCharType="begin"/>
    </w:r>
    <w:r w:rsidR="0046424E">
      <w:rPr>
        <w:rFonts w:eastAsia="MS Gothic"/>
      </w:rPr>
      <w:instrText xml:space="preserve"> DOCVARIABLE  iucrjournal  \* MERGEFORMAT </w:instrText>
    </w:r>
    <w:r>
      <w:rPr>
        <w:rFonts w:eastAsia="MS Gothic"/>
      </w:rPr>
      <w:fldChar w:fldCharType="separate"/>
    </w:r>
    <w:r w:rsidR="00C87EB8">
      <w:rPr>
        <w:rFonts w:eastAsia="MS Gothic"/>
      </w:rPr>
      <w:t xml:space="preserve">Acta </w:t>
    </w:r>
    <w:proofErr w:type="spellStart"/>
    <w:r w:rsidR="00C87EB8">
      <w:rPr>
        <w:rFonts w:eastAsia="MS Gothic"/>
      </w:rPr>
      <w:t>Crystallographica</w:t>
    </w:r>
    <w:proofErr w:type="spellEnd"/>
    <w:r w:rsidR="00C87EB8">
      <w:rPr>
        <w:rFonts w:eastAsia="MS Gothic"/>
      </w:rPr>
      <w:t xml:space="preserve"> Section F</w:t>
    </w:r>
    <w:r>
      <w:rPr>
        <w:rFonts w:eastAsia="MS Gothic"/>
      </w:rPr>
      <w:fldChar w:fldCharType="end"/>
    </w:r>
    <w:r w:rsidR="0046424E">
      <w:rPr>
        <w:rFonts w:eastAsia="MS Gothic"/>
      </w:rPr>
      <w:tab/>
    </w:r>
    <w:r>
      <w:rPr>
        <w:rFonts w:eastAsia="MS Gothic"/>
      </w:rPr>
      <w:fldChar w:fldCharType="begin"/>
    </w:r>
    <w:r w:rsidR="0046424E">
      <w:rPr>
        <w:rFonts w:eastAsia="MS Gothic"/>
      </w:rPr>
      <w:instrText xml:space="preserve"> DOCVARIABLE  iucrfield  \* MERGEFORMAT </w:instrText>
    </w:r>
    <w:r>
      <w:rPr>
        <w:rFonts w:eastAsia="MS Gothic"/>
      </w:rPr>
      <w:fldChar w:fldCharType="separate"/>
    </w:r>
    <w:r w:rsidR="00C87EB8">
      <w:rPr>
        <w:rFonts w:eastAsia="MS Gothic"/>
      </w:rPr>
      <w:t xml:space="preserve"> </w:t>
    </w:r>
    <w:r>
      <w:rPr>
        <w:rFonts w:eastAsia="MS Gothic"/>
      </w:rPr>
      <w:fldChar w:fldCharType="end"/>
    </w:r>
    <w:r w:rsidR="0046424E">
      <w:rPr>
        <w:rFonts w:eastAsia="MS Gothic"/>
      </w:rPr>
      <w:t xml:space="preserve">  </w:t>
    </w:r>
    <w:r>
      <w:rPr>
        <w:rFonts w:eastAsia="MS Gothic"/>
      </w:rPr>
      <w:fldChar w:fldCharType="begin"/>
    </w:r>
    <w:r w:rsidR="0046424E">
      <w:rPr>
        <w:rFonts w:eastAsia="MS Gothic"/>
      </w:rPr>
      <w:instrText xml:space="preserve"> DOCVARIABLE  iucrcategory  \* MERGEFORMAT </w:instrText>
    </w:r>
    <w:r>
      <w:rPr>
        <w:rFonts w:eastAsia="MS Gothic"/>
      </w:rPr>
      <w:fldChar w:fldCharType="separate"/>
    </w:r>
    <w:r w:rsidR="00C87EB8">
      <w:rPr>
        <w:rFonts w:eastAsia="MS Gothic"/>
      </w:rPr>
      <w:t>research communications</w:t>
    </w:r>
    <w:r>
      <w:rPr>
        <w:rFonts w:eastAsia="MS Gothic"/>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3">
    <w:nsid w:val="67f22a21"/>
    <w:multiLevelType xmlns:w="http://schemas.openxmlformats.org/wordprocessingml/2006/main" w:val="hybridMultilevel"/>
    <w:lvl xmlns:w="http://schemas.openxmlformats.org/wordprocessingml/2006/main" w:ilvl="0">
      <w:start w:val="1"/>
      <w:numFmt w:val="decimal"/>
      <w:lvlText w:val="Synopsis"/>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473c49f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FB"/>
    <w:multiLevelType w:val="multilevel"/>
    <w:tmpl w:val="F91AE390"/>
    <w:lvl w:ilvl="0">
      <w:start w:val="1"/>
      <w:numFmt w:val="decimal"/>
      <w:pStyle w:val="IUCrheading1"/>
      <w:suff w:val="space"/>
      <w:lvlText w:val="%1."/>
      <w:lvlJc w:val="left"/>
      <w:rPr>
        <w:rFonts w:hint="default"/>
      </w:rPr>
    </w:lvl>
    <w:lvl w:ilvl="1">
      <w:start w:val="1"/>
      <w:numFmt w:val="decimal"/>
      <w:pStyle w:val="IUCrheading2"/>
      <w:suff w:val="space"/>
      <w:lvlText w:val="%1.%2."/>
      <w:lvlJc w:val="left"/>
      <w:rPr>
        <w:rFonts w:hint="default"/>
      </w:rPr>
    </w:lvl>
    <w:lvl w:ilvl="2">
      <w:start w:val="1"/>
      <w:numFmt w:val="decimal"/>
      <w:pStyle w:val="IUCrheading3"/>
      <w:suff w:val="space"/>
      <w:lvlText w:val="%1.%2.%3."/>
      <w:lvlJc w:val="left"/>
      <w:rPr>
        <w:rFonts w:hint="default"/>
      </w:rPr>
    </w:lvl>
    <w:lvl w:ilvl="3">
      <w:start w:val="1"/>
      <w:numFmt w:val="decimal"/>
      <w:lvlText w:val="%1.%2.%3.%4"/>
      <w:lvlJc w:val="left"/>
      <w:pPr>
        <w:tabs>
          <w:tab w:val="num" w:pos="0"/>
        </w:tabs>
      </w:pPr>
      <w:rPr>
        <w:rFonts w:hint="default"/>
      </w:rPr>
    </w:lvl>
    <w:lvl w:ilvl="4">
      <w:start w:val="1"/>
      <w:numFmt w:val="decimal"/>
      <w:lvlText w:val="%1.%2.%3.%4.%5"/>
      <w:lvlJc w:val="left"/>
      <w:pPr>
        <w:tabs>
          <w:tab w:val="num" w:pos="0"/>
        </w:tabs>
      </w:pPr>
      <w:rPr>
        <w:rFonts w:hint="default"/>
      </w:rPr>
    </w:lvl>
    <w:lvl w:ilvl="5">
      <w:start w:val="1"/>
      <w:numFmt w:val="decimal"/>
      <w:lvlText w:val="%1.%2.%3.%4.%5.%6"/>
      <w:lvlJc w:val="left"/>
      <w:pPr>
        <w:tabs>
          <w:tab w:val="num" w:pos="0"/>
        </w:tabs>
      </w:pPr>
      <w:rPr>
        <w:rFonts w:hint="default"/>
      </w:rPr>
    </w:lvl>
    <w:lvl w:ilvl="6">
      <w:start w:val="1"/>
      <w:numFmt w:val="decimal"/>
      <w:lvlText w:val="%1.%2.%3.%4.%5.%6.%7"/>
      <w:lvlJc w:val="left"/>
      <w:pPr>
        <w:tabs>
          <w:tab w:val="num" w:pos="0"/>
        </w:tabs>
      </w:pPr>
      <w:rPr>
        <w:rFonts w:hint="default"/>
      </w:rPr>
    </w:lvl>
    <w:lvl w:ilvl="7">
      <w:start w:val="1"/>
      <w:numFmt w:val="decimal"/>
      <w:lvlText w:val="%1.%2.%3.%4.%5.%6.%7.%8"/>
      <w:lvlJc w:val="left"/>
      <w:pPr>
        <w:tabs>
          <w:tab w:val="num" w:pos="0"/>
        </w:tabs>
      </w:pPr>
      <w:rPr>
        <w:rFonts w:hint="default"/>
      </w:rPr>
    </w:lvl>
    <w:lvl w:ilvl="8">
      <w:start w:val="1"/>
      <w:numFmt w:val="decimal"/>
      <w:lvlText w:val="%1.%2.%3.%4.%5.%6.%7.%8.%9"/>
      <w:lvlJc w:val="left"/>
      <w:pPr>
        <w:tabs>
          <w:tab w:val="num" w:pos="0"/>
        </w:tabs>
      </w:pPr>
      <w:rPr>
        <w:rFonts w:hint="default"/>
      </w:rPr>
    </w:lvl>
  </w:abstractNum>
  <w:abstractNum w:abstractNumId="1" w15:restartNumberingAfterBreak="0">
    <w:nsid w:val="01BC31E4"/>
    <w:multiLevelType w:val="singleLevel"/>
    <w:tmpl w:val="A6DCF4D4"/>
    <w:lvl w:ilvl="0">
      <w:start w:val="1"/>
      <w:numFmt w:val="none"/>
      <w:pStyle w:val="IUCrabstract"/>
      <w:lvlText w:val="Abstract"/>
      <w:lvlJc w:val="left"/>
      <w:pPr>
        <w:tabs>
          <w:tab w:val="num" w:pos="1080"/>
        </w:tabs>
      </w:pPr>
      <w:rPr>
        <w:rFonts w:hint="default" w:ascii="Arial" w:hAnsi="Arial" w:cs="Arial"/>
        <w:b/>
        <w:i w:val="0"/>
        <w:sz w:val="20"/>
        <w:szCs w:val="20"/>
      </w:rPr>
    </w:lvl>
  </w:abstractNum>
  <w:abstractNum w:abstractNumId="2" w15:restartNumberingAfterBreak="0">
    <w:nsid w:val="12DD598B"/>
    <w:multiLevelType w:val="singleLevel"/>
    <w:tmpl w:val="6EF2BB22"/>
    <w:lvl w:ilvl="0">
      <w:start w:val="1"/>
      <w:numFmt w:val="decimal"/>
      <w:pStyle w:val="IUCrfigurecaption"/>
      <w:lvlText w:val="Figure %1"/>
      <w:lvlJc w:val="left"/>
      <w:pPr>
        <w:tabs>
          <w:tab w:val="num" w:pos="1440"/>
        </w:tabs>
      </w:pPr>
      <w:rPr>
        <w:rFonts w:hint="default" w:ascii="Arial" w:hAnsi="Arial" w:cs="Arial"/>
        <w:b/>
        <w:i w:val="0"/>
      </w:rPr>
    </w:lvl>
  </w:abstractNum>
  <w:abstractNum w:abstractNumId="3" w15:restartNumberingAfterBreak="0">
    <w:nsid w:val="13111DF6"/>
    <w:multiLevelType w:val="singleLevel"/>
    <w:tmpl w:val="860CF8B2"/>
    <w:lvl w:ilvl="0">
      <w:start w:val="1"/>
      <w:numFmt w:val="none"/>
      <w:pStyle w:val="IUCrsynopsis"/>
      <w:lvlText w:val="Synopsis"/>
      <w:lvlJc w:val="left"/>
      <w:pPr>
        <w:tabs>
          <w:tab w:val="num" w:pos="1080"/>
        </w:tabs>
        <w:ind w:left="0" w:firstLine="0"/>
      </w:pPr>
      <w:rPr>
        <w:rFonts w:hint="default" w:ascii="Arial" w:hAnsi="Arial" w:cs="Times New Roman"/>
        <w:b/>
        <w:i w:val="0"/>
        <w:sz w:val="20"/>
      </w:rPr>
    </w:lvl>
  </w:abstractNum>
  <w:abstractNum w:abstractNumId="4" w15:restartNumberingAfterBreak="0">
    <w:nsid w:val="15A803CA"/>
    <w:multiLevelType w:val="hybridMultilevel"/>
    <w:tmpl w:val="0C929AB0"/>
    <w:lvl w:ilvl="0" w:tplc="D55E1406">
      <w:start w:val="1"/>
      <w:numFmt w:val="decimal"/>
      <w:pStyle w:val="IUCrsupfigurecaption"/>
      <w:lvlText w:val="Figure S%1"/>
      <w:lvlJc w:val="left"/>
      <w:pPr>
        <w:ind w:left="0" w:firstLine="0"/>
      </w:pPr>
      <w:rPr>
        <w:rFonts w:hint="default" w:ascii="Arial" w:hAnsi="Arial" w:cs="Arial"/>
        <w:b/>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C0139FA"/>
    <w:multiLevelType w:val="hybridMultilevel"/>
    <w:tmpl w:val="A00EE6F6"/>
    <w:lvl w:ilvl="0" w:tplc="C502625A">
      <w:start w:val="1"/>
      <w:numFmt w:val="decimal"/>
      <w:pStyle w:val="IUCrsuptablecaption"/>
      <w:lvlText w:val="Table S%1"/>
      <w:lvlJc w:val="left"/>
      <w:pPr>
        <w:ind w:left="0" w:firstLine="0"/>
      </w:pPr>
      <w:rPr>
        <w:rFonts w:hint="default" w:ascii="Arial" w:hAnsi="Arial" w:cs="Times New Roman"/>
        <w:b/>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CA34ECA"/>
    <w:multiLevelType w:val="multilevel"/>
    <w:tmpl w:val="64F2F17C"/>
    <w:styleLink w:val="IUCrsup"/>
    <w:lvl w:ilvl="0">
      <w:start w:val="1"/>
      <w:numFmt w:val="decimal"/>
      <w:pStyle w:val="IUCrsupheading1"/>
      <w:suff w:val="space"/>
      <w:lvlText w:val="S%1."/>
      <w:lvlJc w:val="left"/>
      <w:pPr>
        <w:ind w:left="0" w:firstLine="0"/>
      </w:pPr>
      <w:rPr>
        <w:rFonts w:hint="default"/>
      </w:rPr>
    </w:lvl>
    <w:lvl w:ilvl="1">
      <w:start w:val="1"/>
      <w:numFmt w:val="decimal"/>
      <w:pStyle w:val="IUCrsupheading2"/>
      <w:suff w:val="space"/>
      <w:lvlText w:val="S%1.%2."/>
      <w:lvlJc w:val="left"/>
      <w:pPr>
        <w:ind w:left="0" w:firstLine="0"/>
      </w:pPr>
      <w:rPr>
        <w:rFonts w:hint="default"/>
      </w:rPr>
    </w:lvl>
    <w:lvl w:ilvl="2">
      <w:start w:val="1"/>
      <w:numFmt w:val="decimal"/>
      <w:pStyle w:val="IUCrsupheading3"/>
      <w:suff w:val="space"/>
      <w:lvlText w:val="S%1.%2.%3."/>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7" w15:restartNumberingAfterBreak="0">
    <w:nsid w:val="5A1B1813"/>
    <w:multiLevelType w:val="multilevel"/>
    <w:tmpl w:val="64F2F17C"/>
    <w:numStyleLink w:val="IUCrsup"/>
  </w:abstractNum>
  <w:abstractNum w:abstractNumId="8" w15:restartNumberingAfterBreak="0">
    <w:nsid w:val="5A8A3C3E"/>
    <w:multiLevelType w:val="multilevel"/>
    <w:tmpl w:val="966429A2"/>
    <w:lvl w:ilvl="0">
      <w:start w:val="1"/>
      <w:numFmt w:val="upperLetter"/>
      <w:pStyle w:val="IUCrappendixheading1"/>
      <w:suff w:val="space"/>
      <w:lvlText w:val="Appendix %1."/>
      <w:lvlJc w:val="left"/>
      <w:rPr>
        <w:rFonts w:hint="default"/>
      </w:rPr>
    </w:lvl>
    <w:lvl w:ilvl="1">
      <w:start w:val="1"/>
      <w:numFmt w:val="decimal"/>
      <w:pStyle w:val="IUCrappendixheading2"/>
      <w:suff w:val="space"/>
      <w:lvlText w:val="%1%2."/>
      <w:lvlJc w:val="left"/>
      <w:rPr>
        <w:rFonts w:hint="default"/>
      </w:rPr>
    </w:lvl>
    <w:lvl w:ilvl="2">
      <w:start w:val="1"/>
      <w:numFmt w:val="decimal"/>
      <w:pStyle w:val="IUCrappendixheading3"/>
      <w:suff w:val="space"/>
      <w:lvlText w:val="%1%2.%3."/>
      <w:lvlJc w:val="left"/>
      <w:rPr>
        <w:rFonts w:hint="default"/>
      </w:rPr>
    </w:lvl>
    <w:lvl w:ilvl="3">
      <w:start w:val="1"/>
      <w:numFmt w:val="decimal"/>
      <w:lvlText w:val="%1.%2.%3.%4"/>
      <w:lvlJc w:val="left"/>
      <w:pPr>
        <w:tabs>
          <w:tab w:val="num" w:pos="720"/>
        </w:tabs>
      </w:pPr>
      <w:rPr>
        <w:rFonts w:hint="default"/>
      </w:rPr>
    </w:lvl>
    <w:lvl w:ilvl="4">
      <w:start w:val="1"/>
      <w:numFmt w:val="decimal"/>
      <w:lvlText w:val="%1.%2.%3.%4.%5"/>
      <w:lvlJc w:val="left"/>
      <w:pPr>
        <w:tabs>
          <w:tab w:val="num" w:pos="0"/>
        </w:tabs>
      </w:pPr>
      <w:rPr>
        <w:rFonts w:hint="default"/>
      </w:rPr>
    </w:lvl>
    <w:lvl w:ilvl="5">
      <w:start w:val="1"/>
      <w:numFmt w:val="decimal"/>
      <w:lvlText w:val="%1.%2.%3.%4.%5.%6"/>
      <w:lvlJc w:val="left"/>
      <w:pPr>
        <w:tabs>
          <w:tab w:val="num" w:pos="0"/>
        </w:tabs>
      </w:pPr>
      <w:rPr>
        <w:rFonts w:hint="default"/>
      </w:rPr>
    </w:lvl>
    <w:lvl w:ilvl="6">
      <w:start w:val="1"/>
      <w:numFmt w:val="decimal"/>
      <w:lvlText w:val="%1.%2.%3.%4.%5.%6.%7"/>
      <w:lvlJc w:val="left"/>
      <w:pPr>
        <w:tabs>
          <w:tab w:val="num" w:pos="0"/>
        </w:tabs>
      </w:pPr>
      <w:rPr>
        <w:rFonts w:hint="default"/>
      </w:rPr>
    </w:lvl>
    <w:lvl w:ilvl="7">
      <w:start w:val="1"/>
      <w:numFmt w:val="decimal"/>
      <w:lvlText w:val="%1.%2.%3.%4.%5.%6.%7.%8"/>
      <w:lvlJc w:val="left"/>
      <w:pPr>
        <w:tabs>
          <w:tab w:val="num" w:pos="0"/>
        </w:tabs>
      </w:pPr>
      <w:rPr>
        <w:rFonts w:hint="default"/>
      </w:rPr>
    </w:lvl>
    <w:lvl w:ilvl="8">
      <w:start w:val="1"/>
      <w:numFmt w:val="decimal"/>
      <w:lvlText w:val="%1.%2.%3.%4.%5.%6.%7.%8.%9"/>
      <w:lvlJc w:val="left"/>
      <w:pPr>
        <w:tabs>
          <w:tab w:val="num" w:pos="0"/>
        </w:tabs>
      </w:pPr>
      <w:rPr>
        <w:rFonts w:hint="default"/>
      </w:rPr>
    </w:lvl>
  </w:abstractNum>
  <w:abstractNum w:abstractNumId="9" w15:restartNumberingAfterBreak="0">
    <w:nsid w:val="610265C3"/>
    <w:multiLevelType w:val="singleLevel"/>
    <w:tmpl w:val="9956E4BC"/>
    <w:lvl w:ilvl="0">
      <w:start w:val="1"/>
      <w:numFmt w:val="none"/>
      <w:pStyle w:val="IUCrkeywords"/>
      <w:lvlText w:val="Keywords:"/>
      <w:lvlJc w:val="left"/>
      <w:pPr>
        <w:tabs>
          <w:tab w:val="num" w:pos="1440"/>
        </w:tabs>
      </w:pPr>
      <w:rPr>
        <w:rFonts w:hint="default" w:ascii="Arial" w:hAnsi="Arial" w:cs="Arial"/>
        <w:b/>
        <w:i w:val="0"/>
      </w:rPr>
    </w:lvl>
  </w:abstractNum>
  <w:abstractNum w:abstractNumId="10" w15:restartNumberingAfterBreak="0">
    <w:nsid w:val="64B3704D"/>
    <w:multiLevelType w:val="singleLevel"/>
    <w:tmpl w:val="6B58AD02"/>
    <w:lvl w:ilvl="0">
      <w:start w:val="1"/>
      <w:numFmt w:val="decimal"/>
      <w:pStyle w:val="IUCrtablecaption"/>
      <w:lvlText w:val="Table %1"/>
      <w:lvlJc w:val="left"/>
      <w:pPr>
        <w:tabs>
          <w:tab w:val="num" w:pos="1440"/>
        </w:tabs>
        <w:ind w:left="0" w:firstLine="0"/>
      </w:pPr>
      <w:rPr>
        <w:rFonts w:hint="default" w:ascii="Arial" w:hAnsi="Arial" w:cs="Times New Roman"/>
        <w:b/>
        <w:i w:val="0"/>
      </w:rPr>
    </w:lvl>
  </w:abstractNum>
  <w:abstractNum w:abstractNumId="11" w15:restartNumberingAfterBreak="0">
    <w:nsid w:val="6F3B75D4"/>
    <w:multiLevelType w:val="singleLevel"/>
    <w:tmpl w:val="1D3859F4"/>
    <w:lvl w:ilvl="0">
      <w:start w:val="1"/>
      <w:numFmt w:val="none"/>
      <w:pStyle w:val="IUCracknowledgements"/>
      <w:lvlText w:val="Acknowledgements"/>
      <w:lvlJc w:val="left"/>
      <w:pPr>
        <w:tabs>
          <w:tab w:val="num" w:pos="2160"/>
        </w:tabs>
      </w:pPr>
      <w:rPr>
        <w:rFonts w:hint="default" w:ascii="Arial" w:hAnsi="Arial" w:cs="Arial"/>
        <w:b/>
        <w:i w:val="0"/>
        <w:sz w:val="20"/>
        <w:szCs w:val="20"/>
      </w:rPr>
    </w:lvl>
  </w:abstractNum>
  <w:num w:numId="42">
    <w:abstractNumId w:val="13"/>
  </w:num>
  <w:num w:numId="41">
    <w:abstractNumId w:val="12"/>
  </w:num>
  <w:num w:numId="1" w16cid:durableId="77750592">
    <w:abstractNumId w:val="1"/>
  </w:num>
  <w:num w:numId="2" w16cid:durableId="388696562">
    <w:abstractNumId w:val="11"/>
  </w:num>
  <w:num w:numId="3" w16cid:durableId="951202117">
    <w:abstractNumId w:val="8"/>
  </w:num>
  <w:num w:numId="4" w16cid:durableId="22295765">
    <w:abstractNumId w:val="2"/>
  </w:num>
  <w:num w:numId="5" w16cid:durableId="870336133">
    <w:abstractNumId w:val="0"/>
  </w:num>
  <w:num w:numId="6" w16cid:durableId="1660966039">
    <w:abstractNumId w:val="9"/>
  </w:num>
  <w:num w:numId="7" w16cid:durableId="453791473">
    <w:abstractNumId w:val="6"/>
  </w:num>
  <w:num w:numId="8" w16cid:durableId="1854220909">
    <w:abstractNumId w:val="4"/>
  </w:num>
  <w:num w:numId="9" w16cid:durableId="1843348802">
    <w:abstractNumId w:val="7"/>
  </w:num>
  <w:num w:numId="10" w16cid:durableId="1022509941">
    <w:abstractNumId w:val="10"/>
  </w:num>
  <w:num w:numId="11" w16cid:durableId="1320572243">
    <w:abstractNumId w:val="5"/>
  </w:num>
  <w:num w:numId="12" w16cid:durableId="674840265">
    <w:abstractNumId w:val="3"/>
  </w:num>
  <w:num w:numId="13" w16cid:durableId="1826848529">
    <w:abstractNumId w:val="1"/>
  </w:num>
  <w:num w:numId="14" w16cid:durableId="539585440">
    <w:abstractNumId w:val="11"/>
  </w:num>
  <w:num w:numId="15" w16cid:durableId="1716739249">
    <w:abstractNumId w:val="8"/>
  </w:num>
  <w:num w:numId="16" w16cid:durableId="960068100">
    <w:abstractNumId w:val="8"/>
  </w:num>
  <w:num w:numId="17" w16cid:durableId="1159728507">
    <w:abstractNumId w:val="8"/>
  </w:num>
  <w:num w:numId="18" w16cid:durableId="1360199743">
    <w:abstractNumId w:val="2"/>
  </w:num>
  <w:num w:numId="19" w16cid:durableId="1890261228">
    <w:abstractNumId w:val="0"/>
  </w:num>
  <w:num w:numId="20" w16cid:durableId="1948266954">
    <w:abstractNumId w:val="0"/>
  </w:num>
  <w:num w:numId="21" w16cid:durableId="1086456839">
    <w:abstractNumId w:val="0"/>
  </w:num>
  <w:num w:numId="22" w16cid:durableId="1298417682">
    <w:abstractNumId w:val="9"/>
  </w:num>
  <w:num w:numId="23" w16cid:durableId="599803883">
    <w:abstractNumId w:val="6"/>
  </w:num>
  <w:num w:numId="24" w16cid:durableId="1870139293">
    <w:abstractNumId w:val="4"/>
  </w:num>
  <w:num w:numId="25" w16cid:durableId="493374050">
    <w:abstractNumId w:val="7"/>
  </w:num>
  <w:num w:numId="26" w16cid:durableId="635645695">
    <w:abstractNumId w:val="7"/>
  </w:num>
  <w:num w:numId="27" w16cid:durableId="135727503">
    <w:abstractNumId w:val="7"/>
  </w:num>
  <w:num w:numId="28" w16cid:durableId="1300305798">
    <w:abstractNumId w:val="10"/>
  </w:num>
  <w:num w:numId="29" w16cid:durableId="765612903">
    <w:abstractNumId w:val="5"/>
  </w:num>
  <w:num w:numId="30" w16cid:durableId="1964185664">
    <w:abstractNumId w:val="3"/>
  </w:num>
  <w:num w:numId="31" w16cid:durableId="730542126">
    <w:abstractNumId w:val="11"/>
    <w:lvlOverride w:ilvl="0">
      <w:startOverride w:val="1"/>
    </w:lvlOverride>
  </w:num>
  <w:num w:numId="32" w16cid:durableId="909387406">
    <w:abstractNumId w:val="2"/>
    <w:lvlOverride w:ilvl="0">
      <w:startOverride w:val="1"/>
    </w:lvlOverride>
  </w:num>
  <w:num w:numId="33" w16cid:durableId="17387445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489516696">
    <w:abstractNumId w:val="10"/>
    <w:lvlOverride w:ilvl="0">
      <w:startOverride w:val="1"/>
    </w:lvlOverride>
  </w:num>
  <w:num w:numId="35" w16cid:durableId="104086255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6068845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37605026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947589159">
    <w:abstractNumId w:val="1"/>
    <w:lvlOverride w:ilvl="0">
      <w:startOverride w:val="1"/>
    </w:lvlOverride>
  </w:num>
  <w:num w:numId="39" w16cid:durableId="45181884">
    <w:abstractNumId w:val="9"/>
    <w:lvlOverride w:ilvl="0">
      <w:startOverride w:val="1"/>
    </w:lvlOverride>
  </w:num>
  <w:num w:numId="40" w16cid:durableId="2036104694">
    <w:abstractNumId w:val="3"/>
    <w:lvlOverride w:ilvl="0">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attachedTemplate r:id="rId1"/>
  <w:linkStyles/>
  <w:trackRevisions w:val="false"/>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0"/>
  </w:compat>
  <w:docVars>
    <w:docVar w:name="iucrauthors" w:val="&lt;iucr:publjnl xmlns:iucr=&quot;http//www.iucr.org/publjnl&quot;&gt;&lt;jnlname&gt;Acta Crystallographica Section F&lt;/jnlname&gt;&lt;jnlcategory&gt;research communications&lt;/jnlcategory&gt;&lt;jnlfield&gt;&lt;/jnlfield&gt;&lt;/iucr:publjnl&gt;&lt;iucr:authors xmlns:iucr=&quot;http://www.iucr.org/publauthors&quot;&gt;&lt;author&gt;&lt;order&gt;1&lt;/order&gt;&lt;iucrid&gt;&lt;/iucrid&gt;&lt;prefix&gt;&lt;/prefix&gt;&lt;forename&gt;Sahil&lt;/forename&gt;&lt;surname&gt;Athalye&lt;/surname&gt;&lt;suffix&gt;&lt;/suffix&gt;&lt;addrid&gt;0&lt;/addrid&gt;&lt;email&gt;&lt;/email&gt;&lt;corrauthor&gt;n&lt;/corrauthor&gt;&lt;contactauthor&gt;&lt;/contactauthor&gt;&lt;phone&gt;&lt;/phone&gt;&lt;fax&gt;&lt;/fax&gt;&lt;note&gt;&lt;/note&gt;&lt;orcid&gt;&lt;/orcid&gt;&lt;/author&gt;&lt;author&gt;&lt;order&gt;2&lt;/order&gt;&lt;iucrid&gt;&lt;/iucrid&gt;&lt;prefix&gt;&lt;/prefix&gt;&lt;forename&gt;Sri&lt;/forename&gt;&lt;surname&gt;Gadde&lt;/surname&gt;&lt;suffix&gt;&lt;/suffix&gt;&lt;addrid&gt;0&lt;/addrid&gt;&lt;email&gt;&lt;/email&gt;&lt;corrauthor&gt;&lt;/corrauthor&gt;&lt;contactauthor&gt;&lt;/contactauthor&gt;&lt;phone&gt;&lt;/phone&gt;&lt;fax&gt;&lt;/fax&gt;&lt;note&gt;&lt;/note&gt;&lt;orcid&gt;&lt;/orcid&gt;&lt;/author&gt;&lt;author&gt;&lt;order&gt;3&lt;/order&gt;&lt;iucrid&gt;&lt;/iucrid&gt;&lt;prefix&gt;Dr&lt;/prefix&gt;&lt;forename&gt;Jan&lt;/forename&gt;&lt;surname&gt;Abendroth&lt;/surname&gt;&lt;suffix&gt;&lt;/suffix&gt;&lt;addrid&gt;1&lt;/addrid&gt;&lt;addrid&gt;2&lt;/addrid&gt;&lt;email&gt;&lt;/email&gt;&lt;corrauthor&gt;&lt;/corrauthor&gt;&lt;contactauthor&gt;&lt;/contactauthor&gt;&lt;phone&gt;&lt;/phone&gt;&lt;fax&gt;&lt;/fax&gt;&lt;note&gt;&lt;/note&gt;&lt;orcid&gt;&lt;/orcid&gt;&lt;/author&gt;&lt;author&gt;&lt;order&gt;4&lt;/order&gt;&lt;iucrid&gt;&lt;/iucrid&gt;&lt;prefix&gt;Dr&lt;/prefix&gt;&lt;forename&gt;Donald D.&lt;/forename&gt;&lt;surname&gt;Lorimer&lt;/surname&gt;&lt;suffix&gt;&lt;/suffix&gt;&lt;addrid&gt;2&lt;/addrid&gt;&lt;email&gt;&lt;/email&gt;&lt;corrauthor&gt;&lt;/corrauthor&gt;&lt;contactauthor&gt;&lt;/contactauthor&gt;&lt;phone&gt;&lt;/phone&gt;&lt;fax&gt;&lt;/fax&gt;&lt;note&gt;&lt;/note&gt;&lt;orcid&gt;&lt;/orcid&gt;&lt;/author&gt;&lt;author&gt;&lt;order&gt;5&lt;/order&gt;&lt;iucrid&gt;&lt;/iucrid&gt;&lt;prefix&gt;Dr&lt;/prefix&gt;&lt;forename&gt;Peter S.&lt;/forename&gt;&lt;surname&gt;Horanyi&lt;/surname&gt;&lt;suffix&gt;&lt;/suffix&gt;&lt;addrid&gt;2&lt;/addrid&gt;&lt;email&gt;&lt;/email&gt;&lt;corrauthor&gt;&lt;/corrauthor&gt;&lt;contactauthor&gt;&lt;/contactauthor&gt;&lt;phone&gt;&lt;/phone&gt;&lt;fax&gt;&lt;/fax&gt;&lt;note&gt;&lt;/note&gt;&lt;orcid&gt;&lt;/orcid&gt;&lt;/author&gt;&lt;author&gt;&lt;order&gt;6&lt;/order&gt;&lt;iucrid&gt;&lt;/iucrid&gt;&lt;prefix&gt;Dr&lt;/prefix&gt;&lt;forename&gt;Thomas&lt;/forename&gt;&lt;surname&gt;Edwards&lt;/surname&gt;&lt;suffix&gt;&lt;/suffix&gt;&lt;addrid&gt;2&lt;/addrid&gt;&lt;email&gt;&lt;/email&gt;&lt;corrauthor&gt;&lt;/corrauthor&gt;&lt;contactauthor&gt;&lt;/contactauthor&gt;&lt;phone&gt;&lt;/phone&gt;&lt;fax&gt;&lt;/fax&gt;&lt;note&gt;&lt;/note&gt;&lt;orcid&gt;&lt;/orcid&gt;&lt;/author&gt;&lt;author&gt;&lt;order&gt;7&lt;/order&gt;&lt;iucrid&gt;&lt;/iucrid&gt;&lt;prefix&gt;Professor&lt;/prefix&gt;&lt;forename&gt;Peter J.&lt;/forename&gt;&lt;surname&gt;Myler&lt;/surname&gt;&lt;suffix&gt;&lt;/suffix&gt;&lt;addrid&gt;3&lt;/addrid&gt;&lt;email&gt;&lt;/email&gt;&lt;corrauthor&gt;&lt;/corrauthor&gt;&lt;contactauthor&gt;&lt;/contactauthor&gt;&lt;phone&gt;&lt;/phone&gt;&lt;fax&gt;&lt;/fax&gt;&lt;note&gt;&lt;/note&gt;&lt;orcid&gt;&lt;/orcid&gt;&lt;/author&gt;&lt;author&gt;&lt;order&gt;8&lt;/order&gt;&lt;iucrid&gt;&lt;/iucrid&gt;&lt;prefix&gt;Dr&lt;/prefix&gt;&lt;forename&gt;Craig L.&lt;/forename&gt;&lt;surname&gt;Smith&lt;/surname&gt;&lt;suffix&gt;&lt;/suffix&gt;&lt;addrid&gt;4&lt;/addrid&gt;&lt;email&gt;csmith22@wustl.edu&lt;/email&gt;&lt;corrauthor&gt;y&lt;/corrauthor&gt;&lt;contactauthor&gt;y&lt;/contactauthor&gt;&lt;phone&gt;3149355896&lt;/phone&gt;&lt;fax&gt;&lt;/fax&gt;&lt;note&gt;&lt;/note&gt;&lt;orcid&gt;&lt;/orcid&gt;&lt;/author&gt;&lt;/iucr:authors&gt;&lt;iucr:addresses xmlns:iucr=&quot;http://www.iucr.org/publaddresses&quot;&gt;&lt;address&gt;&lt;id&gt;0&lt;/id&gt;&lt;department&gt;Biology&lt;/department&gt;&lt;organization&gt;Washington University in St. Louis&lt;/organization&gt;&lt;street&gt;&lt;/street&gt;&lt;city&gt;St. Louis&lt;/city&gt;&lt;province&gt;MO&lt;/province&gt;&lt;code&gt;&lt;/code&gt;&lt;country&gt;United States&lt;/country&gt;&lt;/address&gt;&lt;address&gt;&lt;id&gt;1&lt;/id&gt;&lt;department&gt;Departments of Pediatrics, Global Health, and Biomedical Informatics &amp;#x26; Medical Education&lt;/department&gt;&lt;organization&gt;University of Washington&lt;/organization&gt;&lt;street&gt;&lt;/street&gt;&lt;city&gt;Seattle&lt;/city&gt;&lt;province&gt;WA&lt;/province&gt;&lt;code&gt;&lt;/code&gt;&lt;country&gt;USA&lt;/country&gt;&lt;/address&gt;&lt;address&gt;&lt;id&gt;2&lt;/id&gt;&lt;department&gt;Beryllium&lt;/department&gt;&lt;organization&gt;&lt;/organization&gt;&lt;street&gt;7869 NE Day Road West&lt;/street&gt;&lt;city&gt;Bainbridge Island&lt;/city&gt;&lt;province&gt;WA&lt;/province&gt;&lt;code&gt;98102&lt;/code&gt;&lt;country&gt;USA&lt;/country&gt;&lt;/address&gt;&lt;address&gt;&lt;id&gt;3&lt;/id&gt;&lt;department&gt;Seattle Structural Genomics Center for Infectious Disease (SSGCID)&lt;/department&gt;&lt;organization&gt;&lt;/organization&gt;&lt;street&gt;&lt;/street&gt;&lt;city&gt;Seattle&lt;/city&gt;&lt;province&gt;WA&lt;/province&gt;&lt;code&gt;&lt;/code&gt;&lt;country&gt;USA&lt;/country&gt;&lt;/address&gt;&lt;address&gt;&lt;id&gt;4&lt;/id&gt;&lt;department&gt;Department of Biology&lt;/department&gt;&lt;organization&gt;Washington University in St. Louis&lt;/organization&gt;&lt;street&gt;&lt;/street&gt;&lt;city&gt;St. Louis&lt;/city&gt;&lt;province&gt;MO&lt;/province&gt;&lt;code&gt;63114&lt;/code&gt;&lt;country&gt;United States&lt;/country&gt;&lt;/address&gt;&lt;/iucr:addresses&gt;"/>
    <w:docVar w:name="iucrcategory" w:val="research communications"/>
    <w:docVar w:name="iucrdocument" w:val="&lt;?xml version=&quot;1.0&quot; encoding=&quot;utf-8&quot; ?&gt;&lt;iucr:document xmlns:iucr=&quot;http://www.iucr.org/publdocument&quot;&gt;&lt;title&gt;Crystal Structure of Branched-chain amino acid aminotransferase from Giardia lamblia ATCC 50803&lt;/title&gt;&lt;iucr:publjnl xmlns:iucr=&quot;http//www.iucr.org/publjnl&quot;&gt;&lt;jnlname&gt;Acta Crystallographica Section F&lt;/jnlname&gt;&lt;jnlcategory&gt;research communications&lt;/jnlcategory&gt;&lt;jnlfield&gt;&lt;/jnlfield&gt;&lt;/iucr:publjnl&gt;&lt;iucr:authors xmlns:iucr=&quot;http://www.iucr.org/publauthors&quot;&gt;&lt;author&gt;&lt;order&gt;1&lt;/order&gt;&lt;iucrid&gt;&lt;/iucrid&gt;&lt;prefix&gt;&lt;/prefix&gt;&lt;forename&gt;Sahil&lt;/forename&gt;&lt;surname&gt;Athalye&lt;/surname&gt;&lt;suffix&gt;&lt;/suffix&gt;&lt;addrid&gt;0&lt;/addrid&gt;&lt;email&gt;&lt;/email&gt;&lt;corrauthor&gt;n&lt;/corrauthor&gt;&lt;contactauthor&gt;&lt;/contactauthor&gt;&lt;phone&gt;&lt;/phone&gt;&lt;fax&gt;&lt;/fax&gt;&lt;note&gt;&lt;/note&gt;&lt;orcid&gt;&lt;/orcid&gt;&lt;/author&gt;&lt;author&gt;&lt;order&gt;2&lt;/order&gt;&lt;iucrid&gt;&lt;/iucrid&gt;&lt;prefix&gt;&lt;/prefix&gt;&lt;forename&gt;Sri&lt;/forename&gt;&lt;surname&gt;Gadde&lt;/surname&gt;&lt;suffix&gt;&lt;/suffix&gt;&lt;addrid&gt;0&lt;/addrid&gt;&lt;email&gt;&lt;/email&gt;&lt;corrauthor&gt;&lt;/corrauthor&gt;&lt;contactauthor&gt;&lt;/contactauthor&gt;&lt;phone&gt;&lt;/phone&gt;&lt;fax&gt;&lt;/fax&gt;&lt;note&gt;&lt;/note&gt;&lt;orcid&gt;&lt;/orcid&gt;&lt;/author&gt;&lt;author&gt;&lt;order&gt;3&lt;/order&gt;&lt;iucrid&gt;&lt;/iucrid&gt;&lt;prefix&gt;Dr&lt;/prefix&gt;&lt;forename&gt;Jan&lt;/forename&gt;&lt;surname&gt;Abendroth&lt;/surname&gt;&lt;suffix&gt;&lt;/suffix&gt;&lt;addrid&gt;1&lt;/addrid&gt;&lt;addrid&gt;2&lt;/addrid&gt;&lt;email&gt;&lt;/email&gt;&lt;corrauthor&gt;&lt;/corrauthor&gt;&lt;contactauthor&gt;&lt;/contactauthor&gt;&lt;phone&gt;&lt;/phone&gt;&lt;fax&gt;&lt;/fax&gt;&lt;note&gt;&lt;/note&gt;&lt;orcid&gt;&lt;/orcid&gt;&lt;/author&gt;&lt;author&gt;&lt;order&gt;4&lt;/order&gt;&lt;iucrid&gt;&lt;/iucrid&gt;&lt;prefix&gt;Dr&lt;/prefix&gt;&lt;forename&gt;Donald D.&lt;/forename&gt;&lt;surname&gt;Lorimer&lt;/surname&gt;&lt;suffix&gt;&lt;/suffix&gt;&lt;addrid&gt;2&lt;/addrid&gt;&lt;email&gt;&lt;/email&gt;&lt;corrauthor&gt;&lt;/corrauthor&gt;&lt;contactauthor&gt;&lt;/contactauthor&gt;&lt;phone&gt;&lt;/phone&gt;&lt;fax&gt;&lt;/fax&gt;&lt;note&gt;&lt;/note&gt;&lt;orcid&gt;&lt;/orcid&gt;&lt;/author&gt;&lt;author&gt;&lt;order&gt;5&lt;/order&gt;&lt;iucrid&gt;&lt;/iucrid&gt;&lt;prefix&gt;Dr&lt;/prefix&gt;&lt;forename&gt;Peter S.&lt;/forename&gt;&lt;surname&gt;Horanyi&lt;/surname&gt;&lt;suffix&gt;&lt;/suffix&gt;&lt;addrid&gt;2&lt;/addrid&gt;&lt;email&gt;&lt;/email&gt;&lt;corrauthor&gt;&lt;/corrauthor&gt;&lt;contactauthor&gt;&lt;/contactauthor&gt;&lt;phone&gt;&lt;/phone&gt;&lt;fax&gt;&lt;/fax&gt;&lt;note&gt;&lt;/note&gt;&lt;orcid&gt;&lt;/orcid&gt;&lt;/author&gt;&lt;author&gt;&lt;order&gt;6&lt;/order&gt;&lt;iucrid&gt;&lt;/iucrid&gt;&lt;prefix&gt;Dr&lt;/prefix&gt;&lt;forename&gt;Thomas&lt;/forename&gt;&lt;surname&gt;Edwards&lt;/surname&gt;&lt;suffix&gt;&lt;/suffix&gt;&lt;addrid&gt;2&lt;/addrid&gt;&lt;email&gt;&lt;/email&gt;&lt;corrauthor&gt;&lt;/corrauthor&gt;&lt;contactauthor&gt;&lt;/contactauthor&gt;&lt;phone&gt;&lt;/phone&gt;&lt;fax&gt;&lt;/fax&gt;&lt;note&gt;&lt;/note&gt;&lt;orcid&gt;&lt;/orcid&gt;&lt;/author&gt;&lt;author&gt;&lt;order&gt;7&lt;/order&gt;&lt;iucrid&gt;&lt;/iucrid&gt;&lt;prefix&gt;Professor&lt;/prefix&gt;&lt;forename&gt;Peter J.&lt;/forename&gt;&lt;surname&gt;Myler&lt;/surname&gt;&lt;suffix&gt;&lt;/suffix&gt;&lt;addrid&gt;3&lt;/addrid&gt;&lt;email&gt;&lt;/email&gt;&lt;corrauthor&gt;&lt;/corrauthor&gt;&lt;contactauthor&gt;&lt;/contactauthor&gt;&lt;phone&gt;&lt;/phone&gt;&lt;fax&gt;&lt;/fax&gt;&lt;note&gt;&lt;/note&gt;&lt;orcid&gt;&lt;/orcid&gt;&lt;/author&gt;&lt;author&gt;&lt;order&gt;8&lt;/order&gt;&lt;iucrid&gt;&lt;/iucrid&gt;&lt;prefix&gt;Dr&lt;/prefix&gt;&lt;forename&gt;Craig L.&lt;/forename&gt;&lt;surname&gt;Smith&lt;/surname&gt;&lt;suffix&gt;&lt;/suffix&gt;&lt;addrid&gt;4&lt;/addrid&gt;&lt;email&gt;csmith22@wustl.edu&lt;/email&gt;&lt;corrauthor&gt;y&lt;/corrauthor&gt;&lt;contactauthor&gt;y&lt;/contactauthor&gt;&lt;phone&gt;3149355896&lt;/phone&gt;&lt;fax&gt;&lt;/fax&gt;&lt;note&gt;&lt;/note&gt;&lt;orcid&gt;&lt;/orcid&gt;&lt;/author&gt;&lt;/iucr:authors&gt;&lt;iucr:addresses xmlns:iucr=&quot;http://www.iucr.org/publaddresses&quot;&gt;&lt;address&gt;&lt;id&gt;0&lt;/id&gt;&lt;department&gt;Biology&lt;/department&gt;&lt;organization&gt;Washington University in St. Louis&lt;/organization&gt;&lt;street&gt;&lt;/street&gt;&lt;city&gt;St. Louis&lt;/city&gt;&lt;province&gt;MO&lt;/province&gt;&lt;code&gt;&lt;/code&gt;&lt;country&gt;United States&lt;/country&gt;&lt;/address&gt;&lt;address&gt;&lt;id&gt;1&lt;/id&gt;&lt;department&gt;Departments of Pediatrics, Global Health, and Biomedical Informatics &amp;#x26; Medical Education&lt;/department&gt;&lt;organization&gt;University of Washington&lt;/organization&gt;&lt;street&gt;&lt;/street&gt;&lt;city&gt;Seattle&lt;/city&gt;&lt;province&gt;WA&lt;/province&gt;&lt;code&gt;&lt;/code&gt;&lt;country&gt;USA&lt;/country&gt;&lt;/address&gt;&lt;address&gt;&lt;id&gt;2&lt;/id&gt;&lt;department&gt;Beryllium&lt;/department&gt;&lt;organization&gt;&lt;/organization&gt;&lt;street&gt;7869 NE Day Road West&lt;/street&gt;&lt;city&gt;Bainbridge Island&lt;/city&gt;&lt;province&gt;WA&lt;/province&gt;&lt;code&gt;98102&lt;/code&gt;&lt;country&gt;USA&lt;/country&gt;&lt;/address&gt;&lt;address&gt;&lt;id&gt;3&lt;/id&gt;&lt;department&gt;Seattle Structural Genomics Center for Infectious Disease (SSGCID)&lt;/department&gt;&lt;organization&gt;&lt;/organization&gt;&lt;street&gt;&lt;/street&gt;&lt;city&gt;Seattle&lt;/city&gt;&lt;province&gt;WA&lt;/province&gt;&lt;code&gt;&lt;/code&gt;&lt;country&gt;USA&lt;/country&gt;&lt;/address&gt;&lt;address&gt;&lt;id&gt;4&lt;/id&gt;&lt;department&gt;Department of Biology&lt;/department&gt;&lt;organization&gt;Washington University in St. Louis&lt;/organization&gt;&lt;street&gt;&lt;/street&gt;&lt;city&gt;St. Louis&lt;/city&gt;&lt;province&gt;MO&lt;/province&gt;&lt;code&gt;63114&lt;/code&gt;&lt;country&gt;United States&lt;/country&gt;&lt;/address&gt;&lt;/iucr:addresses&gt;&lt;keywords&gt;ssgcid, Branched-chain amino acid aminotransferase, lateral transfer candidate, Giardia lamblia, Giardia intestinalis, pyridoxal 5'-phosphate, Structural Genomics, Seattle Structural Genomics Center for Infectious Disease, transferase&lt;/keywords&gt;&lt;synopsis&gt;One or two sentences suitable for the Journal contents listing (style: IUCr synopsis).&lt;/synopsis&gt;&lt;abstract&gt;Single paragraph providing a clear and brief summary of the most important aspects and results of the study. The abstract should be capable of being understood on its own without access to the text or figures (style: IUCr abstract).&lt;/abstract&gt;&lt;titleHtml&gt;&lt;![CDATA[ Crystal Structure of Branched-chain amino acid aminotransferase from Giardia lamblia ATCC 50803 ]]&gt;&lt;/titleHtml&gt;&lt;synopsisHtml&gt;&lt;![CDATA[ One or two sentences suitable for the Journal contents listing (style: IUCr synopsis). ]]&gt;&lt;/synopsisHtml&gt;&lt;abstractHtml&gt;&lt;![CDATA[ Single paragraph providing a clear and brief summary of the most important aspects and results of the study. The abstract should be capable of being understood on its own without access to the text or figures (style: IUCr abstract). ]]&gt;&lt;/abstractHtml&gt;&lt;/iucr:document&gt;"/>
    <w:docVar w:name="iucrfield" w:val=" "/>
    <w:docVar w:name="iucrjournal" w:val="Acta Crystallographica Section F"/>
  </w:docVars>
  <w:rsids>
    <w:rsidRoot w:val="00C87EB8"/>
    <w:rsid w:val="0000259B"/>
    <w:rsid w:val="00024728"/>
    <w:rsid w:val="00030155"/>
    <w:rsid w:val="00040F39"/>
    <w:rsid w:val="00041632"/>
    <w:rsid w:val="00051613"/>
    <w:rsid w:val="0006720B"/>
    <w:rsid w:val="00071BF1"/>
    <w:rsid w:val="000839FF"/>
    <w:rsid w:val="00092DCD"/>
    <w:rsid w:val="000D582E"/>
    <w:rsid w:val="000D74CF"/>
    <w:rsid w:val="000E553E"/>
    <w:rsid w:val="000F6D5E"/>
    <w:rsid w:val="0010296D"/>
    <w:rsid w:val="00103BE8"/>
    <w:rsid w:val="001174FA"/>
    <w:rsid w:val="00120A31"/>
    <w:rsid w:val="001257AE"/>
    <w:rsid w:val="001266B1"/>
    <w:rsid w:val="00134622"/>
    <w:rsid w:val="00142B90"/>
    <w:rsid w:val="00142F8C"/>
    <w:rsid w:val="00145E25"/>
    <w:rsid w:val="00181BE8"/>
    <w:rsid w:val="00183451"/>
    <w:rsid w:val="00187A6A"/>
    <w:rsid w:val="00193806"/>
    <w:rsid w:val="001A0702"/>
    <w:rsid w:val="001B2552"/>
    <w:rsid w:val="001C0A9A"/>
    <w:rsid w:val="001C6879"/>
    <w:rsid w:val="001D2F4A"/>
    <w:rsid w:val="001F7953"/>
    <w:rsid w:val="002113EE"/>
    <w:rsid w:val="00231BBE"/>
    <w:rsid w:val="002334FA"/>
    <w:rsid w:val="002376E5"/>
    <w:rsid w:val="00257DBA"/>
    <w:rsid w:val="002641D6"/>
    <w:rsid w:val="00264D89"/>
    <w:rsid w:val="00267645"/>
    <w:rsid w:val="002753B0"/>
    <w:rsid w:val="00283EC5"/>
    <w:rsid w:val="00290A3E"/>
    <w:rsid w:val="002A6A7B"/>
    <w:rsid w:val="002B3DE4"/>
    <w:rsid w:val="002C5F2E"/>
    <w:rsid w:val="002C660C"/>
    <w:rsid w:val="002D0CE3"/>
    <w:rsid w:val="002D1368"/>
    <w:rsid w:val="002E49E4"/>
    <w:rsid w:val="002F0013"/>
    <w:rsid w:val="002F6232"/>
    <w:rsid w:val="00314350"/>
    <w:rsid w:val="0031576B"/>
    <w:rsid w:val="00331A2F"/>
    <w:rsid w:val="00337706"/>
    <w:rsid w:val="00342EBC"/>
    <w:rsid w:val="0034635F"/>
    <w:rsid w:val="00352FAE"/>
    <w:rsid w:val="00373D7A"/>
    <w:rsid w:val="00377288"/>
    <w:rsid w:val="003806AC"/>
    <w:rsid w:val="003900F1"/>
    <w:rsid w:val="003A2F42"/>
    <w:rsid w:val="003A469E"/>
    <w:rsid w:val="003B474D"/>
    <w:rsid w:val="003D3F57"/>
    <w:rsid w:val="003E0B25"/>
    <w:rsid w:val="003F5DEC"/>
    <w:rsid w:val="00401B26"/>
    <w:rsid w:val="00451F0B"/>
    <w:rsid w:val="00463F86"/>
    <w:rsid w:val="0046424E"/>
    <w:rsid w:val="00491CF7"/>
    <w:rsid w:val="00494386"/>
    <w:rsid w:val="00496176"/>
    <w:rsid w:val="004C4561"/>
    <w:rsid w:val="004D6135"/>
    <w:rsid w:val="004D6C06"/>
    <w:rsid w:val="004E5EB9"/>
    <w:rsid w:val="005178EA"/>
    <w:rsid w:val="005238B0"/>
    <w:rsid w:val="005335C1"/>
    <w:rsid w:val="00534562"/>
    <w:rsid w:val="00540823"/>
    <w:rsid w:val="00555D3D"/>
    <w:rsid w:val="00566236"/>
    <w:rsid w:val="005A19C5"/>
    <w:rsid w:val="005A4E94"/>
    <w:rsid w:val="005B6AB5"/>
    <w:rsid w:val="005C5AF6"/>
    <w:rsid w:val="005C632C"/>
    <w:rsid w:val="005D244B"/>
    <w:rsid w:val="005E2082"/>
    <w:rsid w:val="005F1358"/>
    <w:rsid w:val="005F2A20"/>
    <w:rsid w:val="006015BF"/>
    <w:rsid w:val="00602B42"/>
    <w:rsid w:val="006129BA"/>
    <w:rsid w:val="00625F43"/>
    <w:rsid w:val="00626A02"/>
    <w:rsid w:val="00631871"/>
    <w:rsid w:val="00635509"/>
    <w:rsid w:val="00661D1C"/>
    <w:rsid w:val="00662BDB"/>
    <w:rsid w:val="00675BA5"/>
    <w:rsid w:val="0068102D"/>
    <w:rsid w:val="00683CB4"/>
    <w:rsid w:val="006846A6"/>
    <w:rsid w:val="006930CB"/>
    <w:rsid w:val="00694F8C"/>
    <w:rsid w:val="00696C98"/>
    <w:rsid w:val="006B6CFB"/>
    <w:rsid w:val="006C021A"/>
    <w:rsid w:val="006E1911"/>
    <w:rsid w:val="006E3E5C"/>
    <w:rsid w:val="006F261D"/>
    <w:rsid w:val="00710A0D"/>
    <w:rsid w:val="00713D32"/>
    <w:rsid w:val="007230E8"/>
    <w:rsid w:val="00733A7E"/>
    <w:rsid w:val="007646E5"/>
    <w:rsid w:val="00765C68"/>
    <w:rsid w:val="007660B8"/>
    <w:rsid w:val="00791087"/>
    <w:rsid w:val="00793A82"/>
    <w:rsid w:val="007A106C"/>
    <w:rsid w:val="007A4AB3"/>
    <w:rsid w:val="007B2FF8"/>
    <w:rsid w:val="007E232F"/>
    <w:rsid w:val="007E7870"/>
    <w:rsid w:val="00804025"/>
    <w:rsid w:val="00815DAC"/>
    <w:rsid w:val="008168CB"/>
    <w:rsid w:val="008303FB"/>
    <w:rsid w:val="008702ED"/>
    <w:rsid w:val="00896A09"/>
    <w:rsid w:val="008976C2"/>
    <w:rsid w:val="008A1199"/>
    <w:rsid w:val="008A4FBB"/>
    <w:rsid w:val="008C255E"/>
    <w:rsid w:val="008D0A82"/>
    <w:rsid w:val="00905A50"/>
    <w:rsid w:val="00925A6C"/>
    <w:rsid w:val="0092601B"/>
    <w:rsid w:val="00931C4D"/>
    <w:rsid w:val="0098177D"/>
    <w:rsid w:val="00992C0E"/>
    <w:rsid w:val="009A7A19"/>
    <w:rsid w:val="009B19C5"/>
    <w:rsid w:val="009B54B7"/>
    <w:rsid w:val="009C02CD"/>
    <w:rsid w:val="009C1C47"/>
    <w:rsid w:val="009D050A"/>
    <w:rsid w:val="009D0DC5"/>
    <w:rsid w:val="009F1E15"/>
    <w:rsid w:val="009F2D0E"/>
    <w:rsid w:val="009F417F"/>
    <w:rsid w:val="00A02E9B"/>
    <w:rsid w:val="00A108E8"/>
    <w:rsid w:val="00A172CF"/>
    <w:rsid w:val="00A23523"/>
    <w:rsid w:val="00A23986"/>
    <w:rsid w:val="00A26290"/>
    <w:rsid w:val="00A42BEA"/>
    <w:rsid w:val="00A63C0F"/>
    <w:rsid w:val="00A762ED"/>
    <w:rsid w:val="00A76A38"/>
    <w:rsid w:val="00A82AE4"/>
    <w:rsid w:val="00A8790A"/>
    <w:rsid w:val="00A87FD1"/>
    <w:rsid w:val="00B00CB8"/>
    <w:rsid w:val="00B02B3A"/>
    <w:rsid w:val="00B05F4F"/>
    <w:rsid w:val="00B10BF5"/>
    <w:rsid w:val="00B124DE"/>
    <w:rsid w:val="00B14312"/>
    <w:rsid w:val="00B30A49"/>
    <w:rsid w:val="00B50197"/>
    <w:rsid w:val="00B64650"/>
    <w:rsid w:val="00B64F22"/>
    <w:rsid w:val="00B73E84"/>
    <w:rsid w:val="00B828AE"/>
    <w:rsid w:val="00B92F57"/>
    <w:rsid w:val="00BB78F4"/>
    <w:rsid w:val="00BC10B3"/>
    <w:rsid w:val="00BD3BB0"/>
    <w:rsid w:val="00BD6707"/>
    <w:rsid w:val="00BE333C"/>
    <w:rsid w:val="00BF7EA5"/>
    <w:rsid w:val="00C00DBD"/>
    <w:rsid w:val="00C222FA"/>
    <w:rsid w:val="00C251DC"/>
    <w:rsid w:val="00C401F3"/>
    <w:rsid w:val="00C50072"/>
    <w:rsid w:val="00C505FC"/>
    <w:rsid w:val="00C50AC0"/>
    <w:rsid w:val="00C575E8"/>
    <w:rsid w:val="00C64DEB"/>
    <w:rsid w:val="00C703AA"/>
    <w:rsid w:val="00C75A1C"/>
    <w:rsid w:val="00C851BD"/>
    <w:rsid w:val="00C87EB8"/>
    <w:rsid w:val="00C90EDD"/>
    <w:rsid w:val="00C94186"/>
    <w:rsid w:val="00C94AFF"/>
    <w:rsid w:val="00CA1496"/>
    <w:rsid w:val="00CE00EC"/>
    <w:rsid w:val="00CE61A7"/>
    <w:rsid w:val="00CF5233"/>
    <w:rsid w:val="00D118E0"/>
    <w:rsid w:val="00D133D7"/>
    <w:rsid w:val="00D13C9C"/>
    <w:rsid w:val="00D372FC"/>
    <w:rsid w:val="00D565BF"/>
    <w:rsid w:val="00D61203"/>
    <w:rsid w:val="00D80FC1"/>
    <w:rsid w:val="00DB3646"/>
    <w:rsid w:val="00DC049B"/>
    <w:rsid w:val="00DC0B6B"/>
    <w:rsid w:val="00DC1E15"/>
    <w:rsid w:val="00DC362F"/>
    <w:rsid w:val="00DD768E"/>
    <w:rsid w:val="00DF4C6E"/>
    <w:rsid w:val="00DF6728"/>
    <w:rsid w:val="00DF6F33"/>
    <w:rsid w:val="00E163C6"/>
    <w:rsid w:val="00E3094F"/>
    <w:rsid w:val="00E37CA7"/>
    <w:rsid w:val="00E4056D"/>
    <w:rsid w:val="00E60F1F"/>
    <w:rsid w:val="00E61177"/>
    <w:rsid w:val="00E76A06"/>
    <w:rsid w:val="00E95FC1"/>
    <w:rsid w:val="00EB7B8D"/>
    <w:rsid w:val="00EC19CD"/>
    <w:rsid w:val="00ED7381"/>
    <w:rsid w:val="00EF36D8"/>
    <w:rsid w:val="00EF3A28"/>
    <w:rsid w:val="00EF4266"/>
    <w:rsid w:val="00F176BC"/>
    <w:rsid w:val="00F22F63"/>
    <w:rsid w:val="00F33FFD"/>
    <w:rsid w:val="00F5028B"/>
    <w:rsid w:val="00F50EFB"/>
    <w:rsid w:val="00F6715C"/>
    <w:rsid w:val="00F82CBF"/>
    <w:rsid w:val="00F902A0"/>
    <w:rsid w:val="00F90EFE"/>
    <w:rsid w:val="00FA160E"/>
    <w:rsid w:val="00FA2AF6"/>
    <w:rsid w:val="00FA4D40"/>
    <w:rsid w:val="00FB704E"/>
    <w:rsid w:val="00FD79AC"/>
    <w:rsid w:val="00FF29DD"/>
    <w:rsid w:val="00FF34D2"/>
    <w:rsid w:val="00FF4D4E"/>
    <w:rsid w:val="04E0E569"/>
    <w:rsid w:val="04EA33B5"/>
    <w:rsid w:val="05609A94"/>
    <w:rsid w:val="05D489E4"/>
    <w:rsid w:val="072772DA"/>
    <w:rsid w:val="072A5521"/>
    <w:rsid w:val="07D5BD91"/>
    <w:rsid w:val="0AB37E54"/>
    <w:rsid w:val="0BBFC49E"/>
    <w:rsid w:val="0BF242B5"/>
    <w:rsid w:val="0D1FB06F"/>
    <w:rsid w:val="0ED36A52"/>
    <w:rsid w:val="0EE23CAE"/>
    <w:rsid w:val="0F2A587A"/>
    <w:rsid w:val="10CA4ECA"/>
    <w:rsid w:val="127BD092"/>
    <w:rsid w:val="12DFEB7D"/>
    <w:rsid w:val="13164507"/>
    <w:rsid w:val="182A4B8A"/>
    <w:rsid w:val="18EDAF41"/>
    <w:rsid w:val="19211DDA"/>
    <w:rsid w:val="1A66AD08"/>
    <w:rsid w:val="1B03CBD2"/>
    <w:rsid w:val="1B06C3C0"/>
    <w:rsid w:val="1B394905"/>
    <w:rsid w:val="1DFCFD18"/>
    <w:rsid w:val="20043CFC"/>
    <w:rsid w:val="20A22223"/>
    <w:rsid w:val="22610563"/>
    <w:rsid w:val="26286F84"/>
    <w:rsid w:val="267667E9"/>
    <w:rsid w:val="27C6BEDE"/>
    <w:rsid w:val="28B3365F"/>
    <w:rsid w:val="2A76B4C9"/>
    <w:rsid w:val="2DA97943"/>
    <w:rsid w:val="3009FE4E"/>
    <w:rsid w:val="337EB8B5"/>
    <w:rsid w:val="34A6C994"/>
    <w:rsid w:val="354700F8"/>
    <w:rsid w:val="354AA522"/>
    <w:rsid w:val="365E6063"/>
    <w:rsid w:val="36622D97"/>
    <w:rsid w:val="38FAADC5"/>
    <w:rsid w:val="3C659A65"/>
    <w:rsid w:val="3C893BCE"/>
    <w:rsid w:val="3EBEB17E"/>
    <w:rsid w:val="3EC37572"/>
    <w:rsid w:val="3EF75B13"/>
    <w:rsid w:val="408D7F28"/>
    <w:rsid w:val="46550855"/>
    <w:rsid w:val="493E857A"/>
    <w:rsid w:val="4A09C12D"/>
    <w:rsid w:val="4ADD1862"/>
    <w:rsid w:val="4BA1F87A"/>
    <w:rsid w:val="52376B1D"/>
    <w:rsid w:val="530C544F"/>
    <w:rsid w:val="53B674FB"/>
    <w:rsid w:val="53E0E2B7"/>
    <w:rsid w:val="54DF2F34"/>
    <w:rsid w:val="59CB7999"/>
    <w:rsid w:val="5AD809DF"/>
    <w:rsid w:val="5AD84BC1"/>
    <w:rsid w:val="5B06CDC9"/>
    <w:rsid w:val="5F1DEBC3"/>
    <w:rsid w:val="69AE5129"/>
    <w:rsid w:val="6A3AB30B"/>
    <w:rsid w:val="6C04B687"/>
    <w:rsid w:val="6E0463ED"/>
    <w:rsid w:val="6E8B51DB"/>
    <w:rsid w:val="6FE81F9A"/>
    <w:rsid w:val="72820BB4"/>
    <w:rsid w:val="728E9E84"/>
    <w:rsid w:val="7291E608"/>
    <w:rsid w:val="7464F5F9"/>
    <w:rsid w:val="74B96D67"/>
    <w:rsid w:val="76B8A078"/>
    <w:rsid w:val="77D46FDF"/>
    <w:rsid w:val="7838169B"/>
    <w:rsid w:val="790ABA29"/>
    <w:rsid w:val="7CDF66E0"/>
    <w:rsid w:val="7E5EFF5B"/>
    <w:rsid w:val="7F0A03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CFF4F"/>
  <w15:docId w15:val="{194C56BF-5EB2-4D0F-ABC0-A24210C25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lsdException w:name="heading 2" w:uiPriority="9" w:semiHidden="1" w:unhideWhenUsed="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iPriority w:val="3"/>
    <w:rsid w:val="00A172CF"/>
    <w:pPr>
      <w:spacing w:after="0" w:line="360" w:lineRule="auto"/>
    </w:pPr>
    <w:rPr>
      <w:rFonts w:ascii="Times New Roman" w:hAnsi="Times New Roman" w:eastAsia="Times New Roman" w:cs="Times New Roman"/>
      <w:szCs w:val="24"/>
      <w:lang w:eastAsia="en-US"/>
    </w:rPr>
  </w:style>
  <w:style w:type="paragraph" w:styleId="Heading1">
    <w:name w:val="heading 1"/>
    <w:basedOn w:val="Normal"/>
    <w:next w:val="Normal"/>
    <w:link w:val="Heading1Char"/>
    <w:uiPriority w:val="9"/>
    <w:rsid w:val="00187A6A"/>
    <w:pPr>
      <w:keepNext/>
      <w:keepLines/>
      <w:spacing w:before="480"/>
      <w:outlineLvl w:val="0"/>
    </w:pPr>
    <w:rPr>
      <w:rFonts w:asciiTheme="majorHAnsi" w:hAnsiTheme="majorHAnsi" w:eastAsiaTheme="majorEastAsia" w:cstheme="majorBidi"/>
      <w:b/>
      <w:bCs/>
      <w:color w:val="365F91" w:themeColor="accent1" w:themeShade="BF"/>
      <w:sz w:val="28"/>
      <w:szCs w:val="2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187A6A"/>
    <w:rPr>
      <w:rFonts w:asciiTheme="majorHAnsi" w:hAnsiTheme="majorHAnsi" w:eastAsiaTheme="majorEastAsia" w:cstheme="majorBidi"/>
      <w:b/>
      <w:bCs/>
      <w:color w:val="365F91" w:themeColor="accent1" w:themeShade="BF"/>
      <w:sz w:val="28"/>
      <w:szCs w:val="28"/>
      <w:lang w:eastAsia="en-US"/>
    </w:rPr>
  </w:style>
  <w:style w:type="paragraph" w:styleId="IUCracknowledgements" w:customStyle="1">
    <w:name w:val="IUCr acknowledgements"/>
    <w:next w:val="Normal"/>
    <w:uiPriority w:val="1"/>
    <w:qFormat/>
    <w:rsid w:val="009B19C5"/>
    <w:pPr>
      <w:numPr>
        <w:numId w:val="14"/>
      </w:numPr>
      <w:overflowPunct w:val="0"/>
      <w:autoSpaceDE w:val="0"/>
      <w:autoSpaceDN w:val="0"/>
      <w:adjustRightInd w:val="0"/>
      <w:spacing w:before="240" w:after="240" w:line="360" w:lineRule="auto"/>
      <w:textAlignment w:val="baseline"/>
    </w:pPr>
    <w:rPr>
      <w:rFonts w:ascii="Times New Roman" w:hAnsi="Times New Roman" w:eastAsia="Times New Roman" w:cs="Times New Roman"/>
      <w:szCs w:val="20"/>
      <w:lang w:eastAsia="en-US"/>
    </w:rPr>
  </w:style>
  <w:style w:type="paragraph" w:styleId="IUCrappendixheading1" w:customStyle="1">
    <w:name w:val="IUCr appendix heading 1"/>
    <w:next w:val="Normal"/>
    <w:uiPriority w:val="2"/>
    <w:qFormat/>
    <w:rsid w:val="009B19C5"/>
    <w:pPr>
      <w:numPr>
        <w:numId w:val="17"/>
      </w:numPr>
      <w:spacing w:before="240" w:after="120" w:line="360" w:lineRule="auto"/>
    </w:pPr>
    <w:rPr>
      <w:rFonts w:ascii="Arial" w:hAnsi="Arial" w:eastAsia="Times New Roman" w:cs="Times New Roman"/>
      <w:b/>
      <w:sz w:val="20"/>
      <w:szCs w:val="20"/>
      <w:lang w:eastAsia="en-US"/>
    </w:rPr>
  </w:style>
  <w:style w:type="paragraph" w:styleId="IUCrappendixheading2" w:customStyle="1">
    <w:name w:val="IUCr appendix heading 2"/>
    <w:next w:val="Normal"/>
    <w:uiPriority w:val="2"/>
    <w:qFormat/>
    <w:rsid w:val="009B19C5"/>
    <w:pPr>
      <w:numPr>
        <w:ilvl w:val="1"/>
        <w:numId w:val="17"/>
      </w:numPr>
      <w:spacing w:before="240" w:after="120" w:line="360" w:lineRule="auto"/>
    </w:pPr>
    <w:rPr>
      <w:rFonts w:ascii="Arial" w:hAnsi="Arial" w:eastAsia="Times New Roman" w:cs="Times New Roman"/>
      <w:b/>
      <w:sz w:val="20"/>
      <w:szCs w:val="20"/>
      <w:lang w:eastAsia="en-US"/>
    </w:rPr>
  </w:style>
  <w:style w:type="paragraph" w:styleId="IUCrappendixheading3" w:customStyle="1">
    <w:name w:val="IUCr appendix heading 3"/>
    <w:next w:val="Normal"/>
    <w:uiPriority w:val="2"/>
    <w:qFormat/>
    <w:rsid w:val="009B19C5"/>
    <w:pPr>
      <w:numPr>
        <w:ilvl w:val="2"/>
        <w:numId w:val="17"/>
      </w:numPr>
      <w:spacing w:before="240" w:after="120" w:line="360" w:lineRule="auto"/>
    </w:pPr>
    <w:rPr>
      <w:rFonts w:ascii="Arial" w:hAnsi="Arial" w:eastAsia="Times New Roman" w:cs="Times New Roman"/>
      <w:b/>
      <w:sz w:val="20"/>
      <w:szCs w:val="20"/>
      <w:lang w:eastAsia="en-US"/>
    </w:rPr>
  </w:style>
  <w:style w:type="paragraph" w:styleId="IUCrarticletitle" w:customStyle="1">
    <w:name w:val="IUCr article title"/>
    <w:next w:val="Normal"/>
    <w:link w:val="IUCrarticletitleChar"/>
    <w:uiPriority w:val="7"/>
    <w:rsid w:val="009B19C5"/>
    <w:pPr>
      <w:spacing w:after="240" w:line="360" w:lineRule="auto"/>
    </w:pPr>
    <w:rPr>
      <w:rFonts w:ascii="Arial" w:hAnsi="Arial" w:eastAsia="Times New Roman" w:cs="Times New Roman"/>
      <w:b/>
      <w:sz w:val="28"/>
      <w:szCs w:val="20"/>
      <w:lang w:eastAsia="en-US"/>
    </w:rPr>
  </w:style>
  <w:style w:type="paragraph" w:styleId="IUCrbodytext" w:customStyle="1">
    <w:name w:val="IUCr body text"/>
    <w:basedOn w:val="BodyText"/>
    <w:link w:val="IUCrbodytextChar"/>
    <w:qFormat/>
    <w:rsid w:val="009B19C5"/>
    <w:pPr>
      <w:spacing w:line="360" w:lineRule="auto"/>
    </w:pPr>
    <w:rPr>
      <w:rFonts w:ascii="Times New Roman" w:hAnsi="Times New Roman" w:cs="Times New Roman"/>
      <w:szCs w:val="24"/>
      <w:lang w:eastAsia="en-US"/>
    </w:rPr>
  </w:style>
  <w:style w:type="paragraph" w:styleId="BodyText">
    <w:name w:val="Body Text"/>
    <w:basedOn w:val="Normal"/>
    <w:link w:val="BodyTextChar"/>
    <w:uiPriority w:val="99"/>
    <w:semiHidden/>
    <w:unhideWhenUsed/>
    <w:rsid w:val="009B19C5"/>
    <w:pPr>
      <w:spacing w:after="120" w:line="276" w:lineRule="auto"/>
    </w:pPr>
    <w:rPr>
      <w:rFonts w:asciiTheme="minorHAnsi" w:hAnsiTheme="minorHAnsi" w:cstheme="minorBidi"/>
      <w:szCs w:val="22"/>
      <w:lang w:eastAsia="en-GB"/>
    </w:rPr>
  </w:style>
  <w:style w:type="character" w:styleId="BodyTextChar" w:customStyle="1">
    <w:name w:val="Body Text Char"/>
    <w:basedOn w:val="DefaultParagraphFont"/>
    <w:link w:val="BodyText"/>
    <w:uiPriority w:val="99"/>
    <w:semiHidden/>
    <w:rsid w:val="00566236"/>
    <w:rPr>
      <w:rFonts w:eastAsia="Times New Roman"/>
    </w:rPr>
  </w:style>
  <w:style w:type="paragraph" w:styleId="IUCrfigurecaption" w:customStyle="1">
    <w:name w:val="IUCr figure caption"/>
    <w:next w:val="IUCrbodytext"/>
    <w:uiPriority w:val="1"/>
    <w:qFormat/>
    <w:rsid w:val="009B19C5"/>
    <w:pPr>
      <w:numPr>
        <w:numId w:val="18"/>
      </w:numPr>
      <w:tabs>
        <w:tab w:val="left" w:pos="964"/>
      </w:tabs>
      <w:spacing w:before="120" w:after="120" w:line="360" w:lineRule="auto"/>
    </w:pPr>
    <w:rPr>
      <w:rFonts w:ascii="Times New Roman" w:hAnsi="Times New Roman" w:eastAsia="Times New Roman" w:cs="Times New Roman"/>
      <w:szCs w:val="20"/>
      <w:lang w:eastAsia="en-US"/>
    </w:rPr>
  </w:style>
  <w:style w:type="paragraph" w:styleId="IUCrheading1" w:customStyle="1">
    <w:name w:val="IUCr heading 1"/>
    <w:next w:val="IUCrbodytext"/>
    <w:qFormat/>
    <w:rsid w:val="009B19C5"/>
    <w:pPr>
      <w:numPr>
        <w:numId w:val="21"/>
      </w:numPr>
      <w:overflowPunct w:val="0"/>
      <w:autoSpaceDE w:val="0"/>
      <w:autoSpaceDN w:val="0"/>
      <w:adjustRightInd w:val="0"/>
      <w:spacing w:before="240" w:after="120" w:line="360" w:lineRule="auto"/>
      <w:textAlignment w:val="baseline"/>
    </w:pPr>
    <w:rPr>
      <w:rFonts w:ascii="Arial" w:hAnsi="Arial" w:eastAsia="Times New Roman" w:cs="Times New Roman"/>
      <w:b/>
      <w:sz w:val="20"/>
      <w:szCs w:val="20"/>
      <w:lang w:eastAsia="en-US"/>
    </w:rPr>
  </w:style>
  <w:style w:type="paragraph" w:styleId="IUCrheading2" w:customStyle="1">
    <w:name w:val="IUCr heading 2"/>
    <w:next w:val="IUCrbodytext"/>
    <w:qFormat/>
    <w:rsid w:val="009B19C5"/>
    <w:pPr>
      <w:numPr>
        <w:ilvl w:val="1"/>
        <w:numId w:val="21"/>
      </w:numPr>
      <w:overflowPunct w:val="0"/>
      <w:autoSpaceDE w:val="0"/>
      <w:autoSpaceDN w:val="0"/>
      <w:adjustRightInd w:val="0"/>
      <w:spacing w:before="240" w:after="120" w:line="360" w:lineRule="auto"/>
      <w:textAlignment w:val="baseline"/>
    </w:pPr>
    <w:rPr>
      <w:rFonts w:ascii="Arial" w:hAnsi="Arial" w:eastAsia="Times New Roman" w:cs="Times New Roman"/>
      <w:b/>
      <w:sz w:val="20"/>
      <w:szCs w:val="20"/>
      <w:lang w:eastAsia="en-US"/>
    </w:rPr>
  </w:style>
  <w:style w:type="paragraph" w:styleId="IUCrheading3" w:customStyle="1">
    <w:name w:val="IUCr heading 3"/>
    <w:next w:val="IUCrbodytext"/>
    <w:qFormat/>
    <w:rsid w:val="009B19C5"/>
    <w:pPr>
      <w:numPr>
        <w:ilvl w:val="2"/>
        <w:numId w:val="21"/>
      </w:numPr>
      <w:overflowPunct w:val="0"/>
      <w:autoSpaceDE w:val="0"/>
      <w:autoSpaceDN w:val="0"/>
      <w:adjustRightInd w:val="0"/>
      <w:spacing w:before="240" w:after="120" w:line="360" w:lineRule="auto"/>
      <w:textAlignment w:val="baseline"/>
    </w:pPr>
    <w:rPr>
      <w:rFonts w:ascii="Arial" w:hAnsi="Arial" w:eastAsia="Times New Roman" w:cs="Times New Roman"/>
      <w:b/>
      <w:sz w:val="20"/>
      <w:szCs w:val="20"/>
      <w:lang w:eastAsia="en-US"/>
    </w:rPr>
  </w:style>
  <w:style w:type="paragraph" w:styleId="IUCrtableheadnote" w:customStyle="1">
    <w:name w:val="IUCr table headnote"/>
    <w:basedOn w:val="IUCrtabletext"/>
    <w:next w:val="IUCrtabletext"/>
    <w:link w:val="IUCrtableheadnoteChar"/>
    <w:qFormat/>
    <w:rsid w:val="009B19C5"/>
  </w:style>
  <w:style w:type="paragraph" w:styleId="IUCrreferences" w:customStyle="1">
    <w:name w:val="IUCr references"/>
    <w:uiPriority w:val="1"/>
    <w:qFormat/>
    <w:rsid w:val="009B19C5"/>
    <w:pPr>
      <w:spacing w:after="0" w:line="360" w:lineRule="auto"/>
    </w:pPr>
    <w:rPr>
      <w:rFonts w:ascii="Times New Roman" w:hAnsi="Times New Roman" w:eastAsia="Times New Roman" w:cs="Times New Roman"/>
      <w:szCs w:val="20"/>
      <w:lang w:eastAsia="en-US"/>
    </w:rPr>
  </w:style>
  <w:style w:type="character" w:styleId="IUCrtableheadnoteChar" w:customStyle="1">
    <w:name w:val="IUCr table headnote Char"/>
    <w:basedOn w:val="IUCrtabletextChar"/>
    <w:link w:val="IUCrtableheadnote"/>
    <w:rsid w:val="00187A6A"/>
    <w:rPr>
      <w:rFonts w:ascii="Times New Roman" w:hAnsi="Times New Roman" w:eastAsia="Times New Roman" w:cs="Times New Roman"/>
      <w:sz w:val="20"/>
      <w:szCs w:val="24"/>
      <w:lang w:eastAsia="en-US"/>
    </w:rPr>
  </w:style>
  <w:style w:type="paragraph" w:styleId="IUCrtablecaption" w:customStyle="1">
    <w:name w:val="IUCr table caption"/>
    <w:next w:val="Normal"/>
    <w:qFormat/>
    <w:rsid w:val="009B19C5"/>
    <w:pPr>
      <w:numPr>
        <w:numId w:val="28"/>
      </w:numPr>
      <w:tabs>
        <w:tab w:val="left" w:pos="964"/>
      </w:tabs>
      <w:spacing w:before="240" w:after="120" w:line="360" w:lineRule="auto"/>
    </w:pPr>
    <w:rPr>
      <w:rFonts w:ascii="Times New Roman" w:hAnsi="Times New Roman" w:eastAsia="Times New Roman" w:cs="Times New Roman"/>
      <w:szCs w:val="20"/>
      <w:lang w:eastAsia="en-US"/>
    </w:rPr>
  </w:style>
  <w:style w:type="character" w:styleId="PlaceholderText">
    <w:name w:val="Placeholder Text"/>
    <w:basedOn w:val="DefaultParagraphFont"/>
    <w:uiPriority w:val="99"/>
    <w:semiHidden/>
    <w:rsid w:val="00566236"/>
    <w:rPr>
      <w:color w:val="808080"/>
    </w:rPr>
  </w:style>
  <w:style w:type="character" w:styleId="IUCraddress" w:customStyle="1">
    <w:name w:val="IUCr address"/>
    <w:uiPriority w:val="3"/>
    <w:rsid w:val="009B19C5"/>
    <w:rPr>
      <w:rFonts w:ascii="Arial" w:hAnsi="Arial"/>
      <w:sz w:val="20"/>
    </w:rPr>
  </w:style>
  <w:style w:type="character" w:styleId="IUCrauthor" w:customStyle="1">
    <w:name w:val="IUCr author"/>
    <w:uiPriority w:val="3"/>
    <w:rsid w:val="009B19C5"/>
    <w:rPr>
      <w:rFonts w:ascii="Arial" w:hAnsi="Arial"/>
      <w:b/>
      <w:sz w:val="20"/>
    </w:rPr>
  </w:style>
  <w:style w:type="character" w:styleId="IUCrarticletitleChar" w:customStyle="1">
    <w:name w:val="IUCr article title Char"/>
    <w:basedOn w:val="DefaultParagraphFont"/>
    <w:link w:val="IUCrarticletitle"/>
    <w:uiPriority w:val="7"/>
    <w:rsid w:val="00566236"/>
    <w:rPr>
      <w:rFonts w:ascii="Arial" w:hAnsi="Arial" w:eastAsia="Times New Roman" w:cs="Times New Roman"/>
      <w:b/>
      <w:sz w:val="28"/>
      <w:szCs w:val="20"/>
      <w:lang w:eastAsia="en-US"/>
    </w:rPr>
  </w:style>
  <w:style w:type="character" w:styleId="IUCrbodytextChar" w:customStyle="1">
    <w:name w:val="IUCr body text Char"/>
    <w:basedOn w:val="BodyTextChar"/>
    <w:link w:val="IUCrbodytext"/>
    <w:rsid w:val="00A172CF"/>
    <w:rPr>
      <w:rFonts w:ascii="Times New Roman" w:hAnsi="Times New Roman" w:eastAsia="Times New Roman" w:cs="Times New Roman"/>
      <w:szCs w:val="24"/>
      <w:lang w:eastAsia="en-US"/>
    </w:rPr>
  </w:style>
  <w:style w:type="paragraph" w:styleId="IUCrtitle" w:customStyle="1">
    <w:name w:val="IUCr title"/>
    <w:basedOn w:val="IUCrarticletitle"/>
    <w:next w:val="Normal"/>
    <w:uiPriority w:val="3"/>
    <w:rsid w:val="009B19C5"/>
  </w:style>
  <w:style w:type="character" w:styleId="Hyperlink">
    <w:name w:val="Hyperlink"/>
    <w:basedOn w:val="DefaultParagraphFont"/>
    <w:uiPriority w:val="99"/>
    <w:unhideWhenUsed/>
    <w:rsid w:val="00566236"/>
    <w:rPr>
      <w:color w:val="0000FF" w:themeColor="hyperlink"/>
      <w:u w:val="none"/>
    </w:rPr>
  </w:style>
  <w:style w:type="paragraph" w:styleId="IUCrsansparagraph" w:customStyle="1">
    <w:name w:val="IUCr sans paragraph"/>
    <w:basedOn w:val="Normal"/>
    <w:uiPriority w:val="3"/>
    <w:rsid w:val="009B19C5"/>
    <w:pPr>
      <w:spacing w:after="240"/>
    </w:pPr>
    <w:rPr>
      <w:rFonts w:ascii="Arial" w:hAnsi="Arial"/>
      <w:sz w:val="20"/>
    </w:rPr>
  </w:style>
  <w:style w:type="character" w:styleId="IUCrsanstext" w:customStyle="1">
    <w:name w:val="IUCr sans text"/>
    <w:basedOn w:val="IUCraddress"/>
    <w:uiPriority w:val="3"/>
    <w:rsid w:val="009B19C5"/>
    <w:rPr>
      <w:rFonts w:ascii="Arial" w:hAnsi="Arial"/>
      <w:sz w:val="20"/>
    </w:rPr>
  </w:style>
  <w:style w:type="character" w:styleId="IUCrsanstextgrey" w:customStyle="1">
    <w:name w:val="IUCr sans text grey"/>
    <w:basedOn w:val="IUCrsanstext"/>
    <w:uiPriority w:val="3"/>
    <w:rsid w:val="009B19C5"/>
    <w:rPr>
      <w:rFonts w:ascii="Arial" w:hAnsi="Arial"/>
      <w:color w:val="7F7F7F" w:themeColor="text1" w:themeTint="80"/>
      <w:sz w:val="20"/>
    </w:rPr>
  </w:style>
  <w:style w:type="paragraph" w:styleId="IUCrheading4" w:customStyle="1">
    <w:name w:val="IUCr heading 4"/>
    <w:basedOn w:val="IUCrsansparagraph"/>
    <w:next w:val="IUCrbodytext"/>
    <w:rsid w:val="009B19C5"/>
    <w:pPr>
      <w:spacing w:before="240" w:after="120"/>
    </w:pPr>
    <w:rPr>
      <w:b/>
    </w:rPr>
  </w:style>
  <w:style w:type="character" w:styleId="IUCrsanstextbold" w:customStyle="1">
    <w:name w:val="IUCr sans text bold"/>
    <w:basedOn w:val="IUCrsanstext"/>
    <w:uiPriority w:val="3"/>
    <w:rsid w:val="009B19C5"/>
    <w:rPr>
      <w:rFonts w:ascii="Arial" w:hAnsi="Arial"/>
      <w:b/>
      <w:sz w:val="20"/>
    </w:rPr>
  </w:style>
  <w:style w:type="paragraph" w:styleId="Header">
    <w:name w:val="header"/>
    <w:basedOn w:val="Normal"/>
    <w:link w:val="HeaderChar"/>
    <w:uiPriority w:val="99"/>
    <w:unhideWhenUsed/>
    <w:rsid w:val="00566236"/>
    <w:pPr>
      <w:tabs>
        <w:tab w:val="center" w:pos="4513"/>
        <w:tab w:val="right" w:pos="9026"/>
      </w:tabs>
    </w:pPr>
  </w:style>
  <w:style w:type="character" w:styleId="HeaderChar" w:customStyle="1">
    <w:name w:val="Header Char"/>
    <w:basedOn w:val="DefaultParagraphFont"/>
    <w:link w:val="Header"/>
    <w:uiPriority w:val="99"/>
    <w:rsid w:val="00566236"/>
    <w:rPr>
      <w:rFonts w:ascii="Times New Roman" w:hAnsi="Times New Roman" w:eastAsia="Times New Roman" w:cs="Times New Roman"/>
      <w:sz w:val="24"/>
      <w:szCs w:val="24"/>
      <w:lang w:eastAsia="en-US"/>
    </w:rPr>
  </w:style>
  <w:style w:type="paragraph" w:styleId="Footer">
    <w:name w:val="footer"/>
    <w:basedOn w:val="Normal"/>
    <w:link w:val="FooterChar"/>
    <w:uiPriority w:val="99"/>
    <w:unhideWhenUsed/>
    <w:rsid w:val="00566236"/>
    <w:pPr>
      <w:tabs>
        <w:tab w:val="center" w:pos="4513"/>
        <w:tab w:val="right" w:pos="9026"/>
      </w:tabs>
    </w:pPr>
  </w:style>
  <w:style w:type="character" w:styleId="FooterChar" w:customStyle="1">
    <w:name w:val="Footer Char"/>
    <w:basedOn w:val="DefaultParagraphFont"/>
    <w:link w:val="Footer"/>
    <w:uiPriority w:val="99"/>
    <w:rsid w:val="00566236"/>
    <w:rPr>
      <w:rFonts w:ascii="Times New Roman" w:hAnsi="Times New Roman" w:eastAsia="Times New Roman" w:cs="Times New Roman"/>
      <w:sz w:val="24"/>
      <w:szCs w:val="24"/>
      <w:lang w:eastAsia="en-US"/>
    </w:rPr>
  </w:style>
  <w:style w:type="paragraph" w:styleId="IUCrtablefootnote" w:customStyle="1">
    <w:name w:val="IUCr table footnote"/>
    <w:basedOn w:val="IUCrtabletext"/>
    <w:next w:val="IUCrbodytext"/>
    <w:link w:val="IUCrtablefootnoteChar"/>
    <w:qFormat/>
    <w:rsid w:val="009B19C5"/>
  </w:style>
  <w:style w:type="character" w:styleId="IUCrsanstextsmall" w:customStyle="1">
    <w:name w:val="IUCr sans text small"/>
    <w:basedOn w:val="IUCrsanstext"/>
    <w:uiPriority w:val="3"/>
    <w:rsid w:val="009B19C5"/>
    <w:rPr>
      <w:rFonts w:ascii="Arial" w:hAnsi="Arial"/>
      <w:sz w:val="16"/>
    </w:rPr>
  </w:style>
  <w:style w:type="paragraph" w:styleId="IUCrtabletext" w:customStyle="1">
    <w:name w:val="IUCr table text"/>
    <w:basedOn w:val="IUCrbodytext"/>
    <w:link w:val="IUCrtabletextChar"/>
    <w:qFormat/>
    <w:rsid w:val="009B19C5"/>
    <w:rPr>
      <w:sz w:val="20"/>
    </w:rPr>
  </w:style>
  <w:style w:type="character" w:styleId="IUCrtabletextChar" w:customStyle="1">
    <w:name w:val="IUCr table text Char"/>
    <w:basedOn w:val="IUCrbodytextChar"/>
    <w:link w:val="IUCrtabletext"/>
    <w:rsid w:val="003D3F57"/>
    <w:rPr>
      <w:rFonts w:ascii="Times New Roman" w:hAnsi="Times New Roman" w:eastAsia="Times New Roman" w:cs="Times New Roman"/>
      <w:sz w:val="20"/>
      <w:szCs w:val="24"/>
      <w:lang w:eastAsia="en-US"/>
    </w:rPr>
  </w:style>
  <w:style w:type="character" w:styleId="IUCrtablefootnoteChar" w:customStyle="1">
    <w:name w:val="IUCr table footnote Char"/>
    <w:basedOn w:val="IUCrtabletextChar"/>
    <w:link w:val="IUCrtablefootnote"/>
    <w:rsid w:val="00187A6A"/>
    <w:rPr>
      <w:rFonts w:ascii="Times New Roman" w:hAnsi="Times New Roman" w:eastAsia="Times New Roman" w:cs="Times New Roman"/>
      <w:sz w:val="20"/>
      <w:szCs w:val="24"/>
      <w:lang w:eastAsia="en-US"/>
    </w:rPr>
  </w:style>
  <w:style w:type="table" w:styleId="IUCrtable" w:customStyle="1">
    <w:name w:val="IUCr table"/>
    <w:basedOn w:val="TableNormal"/>
    <w:uiPriority w:val="99"/>
    <w:rsid w:val="009B19C5"/>
    <w:pPr>
      <w:spacing w:after="0" w:line="240" w:lineRule="auto"/>
    </w:pPr>
    <w:rPr>
      <w:sz w:val="20"/>
    </w:rPr>
    <w:tblPr>
      <w:tblInd w:w="170" w:type="dxa"/>
      <w:tblBorders>
        <w:top w:val="single" w:color="auto" w:sz="4" w:space="0"/>
        <w:bottom w:val="single" w:color="auto" w:sz="4" w:space="0"/>
      </w:tblBorders>
    </w:tblPr>
  </w:style>
  <w:style w:type="table" w:styleId="TableGrid">
    <w:name w:val="Table Grid"/>
    <w:basedOn w:val="TableNormal"/>
    <w:uiPriority w:val="59"/>
    <w:rsid w:val="00B92F5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IUCrsanstextgreysmall" w:customStyle="1">
    <w:name w:val="IUCr sans text grey small"/>
    <w:basedOn w:val="IUCrsanstextgrey"/>
    <w:uiPriority w:val="1"/>
    <w:rsid w:val="009B19C5"/>
    <w:rPr>
      <w:rFonts w:ascii="Arial" w:hAnsi="Arial"/>
      <w:color w:val="7F7F7F" w:themeColor="text1" w:themeTint="80"/>
      <w:sz w:val="16"/>
    </w:rPr>
  </w:style>
  <w:style w:type="paragraph" w:styleId="IUCrsupfigurecaption" w:customStyle="1">
    <w:name w:val="IUCr sup figure caption"/>
    <w:basedOn w:val="IUCrfigurecaption"/>
    <w:qFormat/>
    <w:rsid w:val="009B19C5"/>
    <w:pPr>
      <w:numPr>
        <w:numId w:val="24"/>
      </w:numPr>
      <w:tabs>
        <w:tab w:val="clear" w:pos="964"/>
        <w:tab w:val="left" w:pos="1134"/>
        <w:tab w:val="left" w:pos="1191"/>
        <w:tab w:val="left" w:pos="1440"/>
      </w:tabs>
    </w:pPr>
  </w:style>
  <w:style w:type="paragraph" w:styleId="IUCrsupheading1" w:customStyle="1">
    <w:name w:val="IUCr sup heading 1"/>
    <w:basedOn w:val="IUCrheading1"/>
    <w:next w:val="IUCrbodytext"/>
    <w:qFormat/>
    <w:rsid w:val="009B19C5"/>
    <w:pPr>
      <w:numPr>
        <w:numId w:val="27"/>
      </w:numPr>
    </w:pPr>
  </w:style>
  <w:style w:type="paragraph" w:styleId="IUCrsupheading2" w:customStyle="1">
    <w:name w:val="IUCr sup heading 2"/>
    <w:basedOn w:val="IUCrheading2"/>
    <w:next w:val="IUCrbodytext"/>
    <w:qFormat/>
    <w:rsid w:val="009B19C5"/>
    <w:pPr>
      <w:numPr>
        <w:numId w:val="27"/>
      </w:numPr>
    </w:pPr>
    <w:rPr>
      <w:rFonts w:cstheme="minorBidi"/>
      <w:szCs w:val="22"/>
      <w:lang w:eastAsia="en-GB"/>
    </w:rPr>
  </w:style>
  <w:style w:type="paragraph" w:styleId="IUCrsupheading3" w:customStyle="1">
    <w:name w:val="IUCr sup heading 3"/>
    <w:basedOn w:val="IUCrheading3"/>
    <w:next w:val="IUCrbodytext"/>
    <w:qFormat/>
    <w:rsid w:val="009B19C5"/>
    <w:pPr>
      <w:numPr>
        <w:numId w:val="27"/>
      </w:numPr>
    </w:pPr>
  </w:style>
  <w:style w:type="paragraph" w:styleId="IUCrsuptablecaption" w:customStyle="1">
    <w:name w:val="IUCr sup table caption"/>
    <w:basedOn w:val="IUCrtablecaption"/>
    <w:next w:val="IUCrtableheadnote"/>
    <w:qFormat/>
    <w:rsid w:val="009B19C5"/>
    <w:pPr>
      <w:numPr>
        <w:numId w:val="29"/>
      </w:numPr>
      <w:tabs>
        <w:tab w:val="clear" w:pos="964"/>
        <w:tab w:val="left" w:pos="1191"/>
        <w:tab w:val="left" w:pos="1440"/>
      </w:tabs>
    </w:pPr>
  </w:style>
  <w:style w:type="paragraph" w:styleId="IUCrsuptitle" w:customStyle="1">
    <w:name w:val="IUCr sup title"/>
    <w:basedOn w:val="IUCrtitle"/>
    <w:next w:val="IUCrbodytext"/>
    <w:link w:val="IUCrsuptitleChar"/>
    <w:qFormat/>
    <w:rsid w:val="009B19C5"/>
    <w:rPr>
      <w:sz w:val="32"/>
    </w:rPr>
  </w:style>
  <w:style w:type="paragraph" w:styleId="IUCrabstract" w:customStyle="1">
    <w:name w:val="IUCr abstract"/>
    <w:next w:val="Normal"/>
    <w:uiPriority w:val="7"/>
    <w:rsid w:val="009B19C5"/>
    <w:pPr>
      <w:numPr>
        <w:numId w:val="13"/>
      </w:numPr>
      <w:tabs>
        <w:tab w:val="clear" w:pos="1080"/>
      </w:tabs>
      <w:overflowPunct w:val="0"/>
      <w:autoSpaceDE w:val="0"/>
      <w:autoSpaceDN w:val="0"/>
      <w:adjustRightInd w:val="0"/>
      <w:spacing w:after="240" w:line="360" w:lineRule="auto"/>
      <w:jc w:val="both"/>
      <w:textAlignment w:val="baseline"/>
    </w:pPr>
    <w:rPr>
      <w:rFonts w:ascii="Times New Roman" w:hAnsi="Times New Roman" w:eastAsia="Times New Roman" w:cs="Times New Roman"/>
      <w:szCs w:val="20"/>
      <w:lang w:eastAsia="en-US"/>
    </w:rPr>
  </w:style>
  <w:style w:type="paragraph" w:styleId="IUCrkeywords" w:customStyle="1">
    <w:name w:val="IUCr keywords"/>
    <w:next w:val="IUCrheading1"/>
    <w:uiPriority w:val="7"/>
    <w:rsid w:val="009B19C5"/>
    <w:pPr>
      <w:numPr>
        <w:numId w:val="22"/>
      </w:numPr>
      <w:tabs>
        <w:tab w:val="clear" w:pos="1440"/>
        <w:tab w:val="num" w:pos="1080"/>
        <w:tab w:val="left" w:pos="1134"/>
      </w:tabs>
      <w:spacing w:after="240" w:line="240" w:lineRule="auto"/>
    </w:pPr>
    <w:rPr>
      <w:rFonts w:ascii="Arial" w:hAnsi="Arial" w:eastAsia="Times New Roman" w:cs="Times New Roman"/>
      <w:b/>
      <w:sz w:val="20"/>
      <w:szCs w:val="20"/>
      <w:lang w:eastAsia="en-US"/>
    </w:rPr>
  </w:style>
  <w:style w:type="character" w:styleId="IUCrsanstextgreybold" w:customStyle="1">
    <w:name w:val="IUCr sans text grey bold"/>
    <w:basedOn w:val="IUCrsanstextgrey"/>
    <w:uiPriority w:val="1"/>
    <w:qFormat/>
    <w:rsid w:val="009B19C5"/>
    <w:rPr>
      <w:rFonts w:ascii="Arial" w:hAnsi="Arial"/>
      <w:b/>
      <w:color w:val="7F7F7F" w:themeColor="text1" w:themeTint="80"/>
      <w:sz w:val="20"/>
    </w:rPr>
  </w:style>
  <w:style w:type="character" w:styleId="IUCrsanstextgreyitalic" w:customStyle="1">
    <w:name w:val="IUCr sans text grey italic"/>
    <w:basedOn w:val="IUCrsanstextgrey"/>
    <w:uiPriority w:val="1"/>
    <w:qFormat/>
    <w:rsid w:val="009B19C5"/>
    <w:rPr>
      <w:rFonts w:ascii="Arial" w:hAnsi="Arial"/>
      <w:i/>
      <w:color w:val="7F7F7F" w:themeColor="text1" w:themeTint="80"/>
      <w:sz w:val="20"/>
    </w:rPr>
  </w:style>
  <w:style w:type="numbering" w:styleId="IUCrsup" w:customStyle="1">
    <w:name w:val="IUCr sup"/>
    <w:uiPriority w:val="99"/>
    <w:rsid w:val="009B19C5"/>
    <w:pPr>
      <w:numPr>
        <w:numId w:val="7"/>
      </w:numPr>
    </w:pPr>
  </w:style>
  <w:style w:type="paragraph" w:styleId="IUCrsynopsis" w:customStyle="1">
    <w:name w:val="IUCr synopsis"/>
    <w:basedOn w:val="IUCrabstract"/>
    <w:next w:val="IUCrabstract"/>
    <w:uiPriority w:val="7"/>
    <w:rsid w:val="009B19C5"/>
    <w:pPr>
      <w:numPr>
        <w:numId w:val="30"/>
      </w:numPr>
      <w:tabs>
        <w:tab w:val="clear" w:pos="1080"/>
        <w:tab w:val="num" w:pos="360"/>
      </w:tabs>
      <w:spacing w:before="240"/>
    </w:pPr>
  </w:style>
  <w:style w:type="character" w:styleId="IUCrsuptitleChar" w:customStyle="1">
    <w:name w:val="IUCr sup title Char"/>
    <w:basedOn w:val="IUCrarticletitleChar"/>
    <w:link w:val="IUCrsuptitle"/>
    <w:locked/>
    <w:rsid w:val="00C87EB8"/>
    <w:rPr>
      <w:rFonts w:ascii="Arial" w:hAnsi="Arial" w:eastAsia="Times New Roman" w:cs="Times New Roman"/>
      <w:b/>
      <w:sz w:val="32"/>
      <w:szCs w:val="20"/>
      <w:lang w:eastAsia="en-US"/>
    </w:rPr>
  </w:style>
  <w:style w:type="paragraph" w:styleId="IUCrsanstext1" w:customStyle="1">
    <w:name w:val="IUCr sans text1"/>
    <w:basedOn w:val="Normal"/>
    <w:uiPriority w:val="3"/>
    <w:rsid w:val="00C87EB8"/>
    <w:pPr>
      <w:spacing w:before="100" w:beforeAutospacing="1" w:after="100" w:afterAutospacing="1" w:line="240" w:lineRule="auto"/>
    </w:pPr>
    <w:rPr>
      <w:rFonts w:ascii="Arial" w:hAnsi="Arial" w:cs="Arial" w:eastAsiaTheme="minorEastAsia"/>
      <w:sz w:val="20"/>
      <w:lang w:val="en-US"/>
    </w:rPr>
  </w:style>
  <w:style w:type="paragraph" w:styleId="IUCrsanstextbold1" w:customStyle="1">
    <w:name w:val="IUCr sans text bold1"/>
    <w:basedOn w:val="Normal"/>
    <w:uiPriority w:val="3"/>
    <w:rsid w:val="00C87EB8"/>
    <w:pPr>
      <w:spacing w:before="100" w:beforeAutospacing="1" w:after="100" w:afterAutospacing="1" w:line="240" w:lineRule="auto"/>
    </w:pPr>
    <w:rPr>
      <w:rFonts w:ascii="Arial" w:hAnsi="Arial" w:cs="Arial" w:eastAsiaTheme="minorEastAsia"/>
      <w:b/>
      <w:sz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774998">
      <w:marLeft w:val="0"/>
      <w:marRight w:val="0"/>
      <w:marTop w:val="0"/>
      <w:marBottom w:val="0"/>
      <w:divBdr>
        <w:top w:val="none" w:sz="0" w:space="0" w:color="auto"/>
        <w:left w:val="none" w:sz="0" w:space="0" w:color="auto"/>
        <w:bottom w:val="none" w:sz="0" w:space="0" w:color="auto"/>
        <w:right w:val="none" w:sz="0" w:space="0" w:color="auto"/>
      </w:divBdr>
      <w:divsChild>
        <w:div w:id="1922175356">
          <w:marLeft w:val="0"/>
          <w:marRight w:val="0"/>
          <w:marTop w:val="0"/>
          <w:marBottom w:val="0"/>
          <w:divBdr>
            <w:top w:val="none" w:sz="0" w:space="0" w:color="auto"/>
            <w:left w:val="none" w:sz="0" w:space="0" w:color="auto"/>
            <w:bottom w:val="none" w:sz="0" w:space="0" w:color="auto"/>
            <w:right w:val="none" w:sz="0" w:space="0" w:color="auto"/>
          </w:divBdr>
        </w:div>
        <w:div w:id="1553229539">
          <w:marLeft w:val="0"/>
          <w:marRight w:val="0"/>
          <w:marTop w:val="0"/>
          <w:marBottom w:val="0"/>
          <w:divBdr>
            <w:top w:val="none" w:sz="0" w:space="0" w:color="auto"/>
            <w:left w:val="none" w:sz="0" w:space="0" w:color="auto"/>
            <w:bottom w:val="none" w:sz="0" w:space="0" w:color="auto"/>
            <w:right w:val="none" w:sz="0" w:space="0" w:color="auto"/>
          </w:divBdr>
        </w:div>
        <w:div w:id="391122690">
          <w:marLeft w:val="0"/>
          <w:marRight w:val="0"/>
          <w:marTop w:val="0"/>
          <w:marBottom w:val="0"/>
          <w:divBdr>
            <w:top w:val="none" w:sz="0" w:space="0" w:color="auto"/>
            <w:left w:val="none" w:sz="0" w:space="0" w:color="auto"/>
            <w:bottom w:val="none" w:sz="0" w:space="0" w:color="auto"/>
            <w:right w:val="none" w:sz="0" w:space="0" w:color="auto"/>
          </w:divBdr>
        </w:div>
      </w:divsChild>
    </w:div>
    <w:div w:id="1539779039">
      <w:marLeft w:val="0"/>
      <w:marRight w:val="0"/>
      <w:marTop w:val="0"/>
      <w:marBottom w:val="0"/>
      <w:divBdr>
        <w:top w:val="none" w:sz="0" w:space="0" w:color="auto"/>
        <w:left w:val="none" w:sz="0" w:space="0" w:color="auto"/>
        <w:bottom w:val="none" w:sz="0" w:space="0" w:color="auto"/>
        <w:right w:val="none" w:sz="0" w:space="0" w:color="auto"/>
      </w:divBdr>
      <w:divsChild>
        <w:div w:id="252714418">
          <w:marLeft w:val="0"/>
          <w:marRight w:val="0"/>
          <w:marTop w:val="0"/>
          <w:marBottom w:val="0"/>
          <w:divBdr>
            <w:top w:val="none" w:sz="0" w:space="0" w:color="auto"/>
            <w:left w:val="none" w:sz="0" w:space="0" w:color="auto"/>
            <w:bottom w:val="none" w:sz="0" w:space="0" w:color="auto"/>
            <w:right w:val="none" w:sz="0" w:space="0" w:color="auto"/>
          </w:divBdr>
        </w:div>
        <w:div w:id="478376299">
          <w:marLeft w:val="0"/>
          <w:marRight w:val="0"/>
          <w:marTop w:val="0"/>
          <w:marBottom w:val="0"/>
          <w:divBdr>
            <w:top w:val="none" w:sz="0" w:space="0" w:color="auto"/>
            <w:left w:val="none" w:sz="0" w:space="0" w:color="auto"/>
            <w:bottom w:val="none" w:sz="0" w:space="0" w:color="auto"/>
            <w:right w:val="none" w:sz="0" w:space="0" w:color="auto"/>
          </w:divBdr>
        </w:div>
        <w:div w:id="19173962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header" Target="header3.xml" Id="rId13" /><Relationship Type="http://schemas.openxmlformats.org/officeDocument/2006/relationships/numbering" Target="numbering.xml" Id="rId3" /><Relationship Type="http://schemas.openxmlformats.org/officeDocument/2006/relationships/footnotes" Target="footnotes.xml" Id="rId7" /><Relationship Type="http://schemas.openxmlformats.org/officeDocument/2006/relationships/footer" Target="footer2.xml" Id="rId12" /><Relationship Type="http://schemas.openxmlformats.org/officeDocument/2006/relationships/customXml" Target="../customXml/item2.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footer" Target="footer1.xml" Id="rId11" /><Relationship Type="http://schemas.openxmlformats.org/officeDocument/2006/relationships/settings" Target="settings.xml" Id="rId5" /><Relationship Type="http://schemas.openxmlformats.org/officeDocument/2006/relationships/fontTable" Target="fontTable.xml" Id="rId15" /><Relationship Type="http://schemas.openxmlformats.org/officeDocument/2006/relationships/header" Target="header2.xml" Id="rId10" /><Relationship Type="http://schemas.openxmlformats.org/officeDocument/2006/relationships/styles" Target="styles.xml" Id="rId4" /><Relationship Type="http://schemas.openxmlformats.org/officeDocument/2006/relationships/header" Target="header1.xml" Id="rId9" /><Relationship Type="http://schemas.openxmlformats.org/officeDocument/2006/relationships/footer" Target="footer3.xml" Id="rId14" /><Relationship Type="http://schemas.openxmlformats.org/officeDocument/2006/relationships/glossaryDocument" Target="glossary/document.xml" Id="Rd8844ed7da4b41bf" /><Relationship Type="http://schemas.openxmlformats.org/officeDocument/2006/relationships/image" Target="/media/image.png" Id="R9f8e49491dbf4b24" /><Relationship Type="http://schemas.openxmlformats.org/officeDocument/2006/relationships/hyperlink" Target="https://www.zotero.org/google-docs/?82AK2E" TargetMode="External" Id="R13f8b48963584fa2" /><Relationship Type="http://schemas.openxmlformats.org/officeDocument/2006/relationships/hyperlink" Target="https://www.zotero.org/google-docs/?82AK2E" TargetMode="External" Id="Rdb210b155d794afb" /><Relationship Type="http://schemas.openxmlformats.org/officeDocument/2006/relationships/hyperlink" Target="https://www.zotero.org/google-docs/?82AK2E" TargetMode="External" Id="Rc8685664d8144fcb" /><Relationship Type="http://schemas.openxmlformats.org/officeDocument/2006/relationships/hyperlink" Target="https://www.zotero.org/google-docs/?82AK2E" TargetMode="External" Id="Rf488469ae16e4cfa" /><Relationship Type="http://schemas.openxmlformats.org/officeDocument/2006/relationships/hyperlink" Target="https://www.zotero.org/google-docs/?82AK2E" TargetMode="External" Id="R800e31a4ffeb4279" /><Relationship Type="http://schemas.openxmlformats.org/officeDocument/2006/relationships/hyperlink" Target="https://www.zotero.org/google-docs/?82AK2E" TargetMode="External" Id="Rbf3e918b41bb4b65" /><Relationship Type="http://schemas.openxmlformats.org/officeDocument/2006/relationships/hyperlink" Target="https://www.zotero.org/google-docs/?82AK2E" TargetMode="External" Id="R3dc8ddd389ba47bc" /><Relationship Type="http://schemas.openxmlformats.org/officeDocument/2006/relationships/hyperlink" Target="https://www.zotero.org/google-docs/?82AK2E" TargetMode="External" Id="R26a69310eb3c4370" /><Relationship Type="http://schemas.openxmlformats.org/officeDocument/2006/relationships/hyperlink" Target="https://www.zotero.org/google-docs/?82AK2E" TargetMode="External" Id="R632762856fdf4a4c" /><Relationship Type="http://schemas.openxmlformats.org/officeDocument/2006/relationships/hyperlink" Target="https://www.zotero.org/google-docs/?82AK2E" TargetMode="External" Id="R935ce8917bfb4e73" /><Relationship Type="http://schemas.openxmlformats.org/officeDocument/2006/relationships/hyperlink" Target="https://www.zotero.org/google-docs/?82AK2E" TargetMode="External" Id="R18560a021bc240e4" /><Relationship Type="http://schemas.openxmlformats.org/officeDocument/2006/relationships/hyperlink" Target="https://www.zotero.org/google-docs/?82AK2E" TargetMode="External" Id="R309b0761b4844584" /><Relationship Type="http://schemas.openxmlformats.org/officeDocument/2006/relationships/hyperlink" Target="https://www.zotero.org/google-docs/?82AK2E" TargetMode="External" Id="R2171241d2269413a" /><Relationship Type="http://schemas.openxmlformats.org/officeDocument/2006/relationships/hyperlink" Target="https://digitalcommons.morris.umn.edu/chem_facpubs/1" TargetMode="External" Id="R4d4f287d74df4986" /><Relationship Type="http://schemas.openxmlformats.org/officeDocument/2006/relationships/hyperlink" Target="https://www.sciencedirect.com/topics/biochemistry-genetics-and-molecular-biology/protonation" TargetMode="External" Id="R9213d928f3704c46" /><Relationship Type="http://schemas.openxmlformats.org/officeDocument/2006/relationships/hyperlink" Target="https://www.zotero.org/google-docs/?82AK2E" TargetMode="External" Id="Rf04cad5354f144ac" /><Relationship Type="http://schemas.openxmlformats.org/officeDocument/2006/relationships/hyperlink" Target="https://www.zotero.org/google-docs/?82AK2E" TargetMode="External" Id="Ree560a57e5af4055" /><Relationship Type="http://schemas.openxmlformats.org/officeDocument/2006/relationships/image" Target="/media/image5.png" Id="R1d21f47c872e4bb4" /><Relationship Type="http://schemas.openxmlformats.org/officeDocument/2006/relationships/image" Target="/media/image8.png" Id="Rdf021e55a58847b3" /><Relationship Type="http://schemas.openxmlformats.org/officeDocument/2006/relationships/image" Target="/media/image6.png" Id="R15432842dab74818"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aig\AppData\Roaming\Microsoft\Templates\iucrpubltools_wm.dotm"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52e29ab-e9e2-4a7a-ab36-c41d12deb976}"/>
      </w:docPartPr>
      <w:docPartBody>
        <w:p w14:paraId="6FA85A09">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iucr:publsections xmlns:iucr="http://www.iucr.org/publsections">
  <synopsis/>
  <abstract>Westrip</abstract>
</iucr:publsections>
</file>

<file path=customXml/item2.xml><?xml version="1.0" encoding="utf-8"?>
<b:Sources xmlns:b="http://schemas.openxmlformats.org/officeDocument/2006/bibliography" xmlns="http://schemas.openxmlformats.org/officeDocument/2006/bibliography" SelectedStyle="\HarvardIUCr.XSL" StyleName="IUCr Journals*"/>
</file>

<file path=customXml/itemProps1.xml><?xml version="1.0" encoding="utf-8"?>
<ds:datastoreItem xmlns:ds="http://schemas.openxmlformats.org/officeDocument/2006/customXml" ds:itemID="{21A7AC5C-F356-4DE3-A894-94C718B5FE3F}">
  <ds:schemaRefs>
    <ds:schemaRef ds:uri="http://www.iucr.org/publsections"/>
  </ds:schemaRefs>
</ds:datastoreItem>
</file>

<file path=customXml/itemProps2.xml><?xml version="1.0" encoding="utf-8"?>
<ds:datastoreItem xmlns:ds="http://schemas.openxmlformats.org/officeDocument/2006/customXml" ds:itemID="{06916C13-82C5-44C4-BE5B-79AD685A312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C:\Users\Craig\AppData\Roaming\Microsoft\Templates\iucrpubltools_wm.dotm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_x000d_</dc:title>
  <dc:subject/>
  <dc:creator>Craig</dc:creator>
  <keywords/>
  <dc:description/>
  <lastModifiedBy>Gadde, Sri</lastModifiedBy>
  <revision>88</revision>
  <dcterms:created xsi:type="dcterms:W3CDTF">2024-04-03T02:04:00.0000000Z</dcterms:created>
  <dcterms:modified xsi:type="dcterms:W3CDTF">2024-05-03T16:14:46.7198136Z</dcterms:modified>
</coreProperties>
</file>